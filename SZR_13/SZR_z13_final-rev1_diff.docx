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3A67" w14:textId="03C0A57B" w:rsidR="0047412B" w:rsidRPr="00475722" w:rsidRDefault="00955FA2" w:rsidP="00955FA2">
      <w:pPr>
        <w:spacing w:after="0" w:line="259" w:lineRule="auto"/>
        <w:ind w:left="0" w:firstLine="0"/>
        <w:jc w:val="right"/>
      </w:pPr>
      <w:r w:rsidRPr="00475722">
        <w:rPr>
          <w:noProof/>
        </w:rPr>
        <w:drawing>
          <wp:inline distT="0" distB="0" distL="0" distR="0" wp14:anchorId="109917CF" wp14:editId="5C33158C">
            <wp:extent cx="2066290" cy="100711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
                    <a:stretch>
                      <a:fillRect/>
                    </a:stretch>
                  </pic:blipFill>
                  <pic:spPr>
                    <a:xfrm>
                      <a:off x="0" y="0"/>
                      <a:ext cx="2066290" cy="1007110"/>
                    </a:xfrm>
                    <a:prstGeom prst="rect">
                      <a:avLst/>
                    </a:prstGeom>
                  </pic:spPr>
                </pic:pic>
              </a:graphicData>
            </a:graphic>
          </wp:inline>
        </w:drawing>
      </w:r>
      <w:r w:rsidR="009E7858" w:rsidRPr="00475722">
        <w:rPr>
          <w:rFonts w:ascii="Technika" w:eastAsia="Technika" w:hAnsi="Technika" w:cs="Technika"/>
          <w:b/>
          <w:i/>
          <w:sz w:val="20"/>
        </w:rPr>
        <w:t xml:space="preserve">                                                                                                                  </w:t>
      </w:r>
    </w:p>
    <w:p w14:paraId="3C308D2A" w14:textId="0C8486FC" w:rsidR="00A0455B" w:rsidRPr="00475722" w:rsidRDefault="00A0455B" w:rsidP="00B122F4">
      <w:pPr>
        <w:pStyle w:val="Nadpis1"/>
        <w:numPr>
          <w:ilvl w:val="0"/>
          <w:numId w:val="0"/>
        </w:numPr>
        <w:spacing w:line="240" w:lineRule="auto"/>
        <w:ind w:right="0"/>
        <w:jc w:val="left"/>
        <w:rPr>
          <w:b w:val="0"/>
          <w:sz w:val="22"/>
        </w:rPr>
      </w:pPr>
    </w:p>
    <w:p w14:paraId="533B23F9" w14:textId="1EDFEAAA" w:rsidR="006F791E" w:rsidRPr="00475722" w:rsidRDefault="006F791E" w:rsidP="006F791E"/>
    <w:p w14:paraId="0F3A421E" w14:textId="77777777" w:rsidR="006F791E" w:rsidRPr="00475722" w:rsidRDefault="006F791E" w:rsidP="006F791E"/>
    <w:p w14:paraId="5EC614C1" w14:textId="36772B6E" w:rsidR="0047412B" w:rsidRPr="00475722" w:rsidRDefault="00552D6C" w:rsidP="00B122F4">
      <w:pPr>
        <w:spacing w:after="0" w:line="240" w:lineRule="auto"/>
        <w:ind w:left="0" w:firstLine="0"/>
        <w:jc w:val="center"/>
        <w:rPr>
          <w:b/>
          <w:sz w:val="28"/>
        </w:rPr>
      </w:pPr>
      <w:r w:rsidRPr="00475722">
        <w:rPr>
          <w:b/>
          <w:sz w:val="28"/>
        </w:rPr>
        <w:t>X</w:t>
      </w:r>
      <w:r w:rsidR="00A0455B" w:rsidRPr="00475722">
        <w:rPr>
          <w:b/>
          <w:sz w:val="28"/>
        </w:rPr>
        <w:t>I</w:t>
      </w:r>
      <w:r w:rsidR="006F791E" w:rsidRPr="00475722">
        <w:rPr>
          <w:b/>
          <w:sz w:val="28"/>
        </w:rPr>
        <w:t>II</w:t>
      </w:r>
      <w:r w:rsidR="0069144B" w:rsidRPr="00475722">
        <w:rPr>
          <w:b/>
          <w:sz w:val="28"/>
        </w:rPr>
        <w:t xml:space="preserve">. </w:t>
      </w:r>
      <w:r w:rsidR="009E7858" w:rsidRPr="00475722">
        <w:rPr>
          <w:b/>
          <w:sz w:val="28"/>
        </w:rPr>
        <w:t>Z M Ě N Y</w:t>
      </w:r>
    </w:p>
    <w:p w14:paraId="70172C0B" w14:textId="77777777" w:rsidR="0047412B" w:rsidRPr="00475722" w:rsidRDefault="0047412B" w:rsidP="00B122F4">
      <w:pPr>
        <w:spacing w:after="0" w:line="240" w:lineRule="auto"/>
        <w:ind w:left="0" w:firstLine="0"/>
        <w:jc w:val="center"/>
      </w:pPr>
    </w:p>
    <w:p w14:paraId="44018C78" w14:textId="29538E8C" w:rsidR="0047412B" w:rsidRPr="00475722" w:rsidRDefault="00552D6C" w:rsidP="00B122F4">
      <w:pPr>
        <w:spacing w:after="0" w:line="240" w:lineRule="auto"/>
        <w:ind w:left="0" w:firstLine="0"/>
        <w:jc w:val="center"/>
      </w:pPr>
      <w:proofErr w:type="gramStart"/>
      <w:r w:rsidRPr="00475722">
        <w:rPr>
          <w:b/>
          <w:sz w:val="28"/>
        </w:rPr>
        <w:t>STUDIJNÍHO</w:t>
      </w:r>
      <w:r w:rsidR="009E7858" w:rsidRPr="00475722">
        <w:rPr>
          <w:b/>
          <w:sz w:val="28"/>
        </w:rPr>
        <w:t xml:space="preserve"> </w:t>
      </w:r>
      <w:r w:rsidR="004B2785" w:rsidRPr="00475722">
        <w:rPr>
          <w:b/>
          <w:sz w:val="28"/>
        </w:rPr>
        <w:t xml:space="preserve"> </w:t>
      </w:r>
      <w:r w:rsidRPr="00475722">
        <w:rPr>
          <w:b/>
          <w:sz w:val="28"/>
        </w:rPr>
        <w:t>A</w:t>
      </w:r>
      <w:proofErr w:type="gramEnd"/>
      <w:r w:rsidRPr="00475722">
        <w:rPr>
          <w:b/>
          <w:sz w:val="28"/>
        </w:rPr>
        <w:t xml:space="preserve"> </w:t>
      </w:r>
      <w:r w:rsidR="004B2785" w:rsidRPr="00475722">
        <w:rPr>
          <w:b/>
          <w:sz w:val="28"/>
        </w:rPr>
        <w:t xml:space="preserve"> </w:t>
      </w:r>
      <w:proofErr w:type="gramStart"/>
      <w:r w:rsidRPr="00475722">
        <w:rPr>
          <w:b/>
          <w:sz w:val="28"/>
        </w:rPr>
        <w:t>ZKUŠEBNÍHO</w:t>
      </w:r>
      <w:r w:rsidR="00C9366C" w:rsidRPr="00475722">
        <w:rPr>
          <w:b/>
          <w:sz w:val="28"/>
        </w:rPr>
        <w:t xml:space="preserve">  </w:t>
      </w:r>
      <w:r w:rsidRPr="00475722">
        <w:rPr>
          <w:b/>
          <w:sz w:val="28"/>
        </w:rPr>
        <w:t>ŘÁDU</w:t>
      </w:r>
      <w:proofErr w:type="gramEnd"/>
      <w:r w:rsidR="00827841" w:rsidRPr="00475722">
        <w:rPr>
          <w:b/>
          <w:sz w:val="28"/>
        </w:rPr>
        <w:t xml:space="preserve"> PRO STUDENTY</w:t>
      </w:r>
    </w:p>
    <w:p w14:paraId="0A76B5C8" w14:textId="77777777" w:rsidR="0047412B" w:rsidRPr="00475722" w:rsidRDefault="0047412B" w:rsidP="00B122F4">
      <w:pPr>
        <w:spacing w:after="0" w:line="240" w:lineRule="auto"/>
        <w:ind w:left="0" w:firstLine="0"/>
        <w:jc w:val="center"/>
      </w:pPr>
    </w:p>
    <w:p w14:paraId="07287980" w14:textId="7BB205B4" w:rsidR="0047412B" w:rsidRPr="00475722" w:rsidRDefault="009E7858" w:rsidP="00B122F4">
      <w:pPr>
        <w:spacing w:after="0" w:line="240" w:lineRule="auto"/>
        <w:ind w:left="0" w:firstLine="0"/>
        <w:jc w:val="center"/>
      </w:pPr>
      <w:r w:rsidRPr="00475722">
        <w:rPr>
          <w:b/>
          <w:sz w:val="28"/>
        </w:rPr>
        <w:t>ČESKÉHO VYSOKÉHO UČENÍ TECHNICKÉHO V PRAZE</w:t>
      </w:r>
    </w:p>
    <w:p w14:paraId="56809BFF" w14:textId="77777777" w:rsidR="00475722" w:rsidRPr="00475722" w:rsidRDefault="009E7858">
      <w:pPr>
        <w:spacing w:after="218" w:line="259" w:lineRule="auto"/>
        <w:ind w:left="77" w:firstLine="0"/>
        <w:jc w:val="left"/>
      </w:pPr>
      <w:del w:id="0" w:author="Zeman, Jan" w:date="2026-02-22T22:17:00Z" w16du:dateUtc="2026-02-22T21:17:00Z">
        <w:r>
          <w:delText xml:space="preserve"> </w:delText>
        </w:r>
      </w:del>
    </w:p>
    <w:p w14:paraId="76E49687" w14:textId="77777777" w:rsidR="0047412B" w:rsidRPr="00475722" w:rsidRDefault="00F9725F" w:rsidP="00CD63D2">
      <w:pPr>
        <w:pStyle w:val="Zkladntext1"/>
        <w:keepNext/>
        <w:shd w:val="clear" w:color="auto" w:fill="auto"/>
        <w:spacing w:after="135" w:line="360" w:lineRule="auto"/>
        <w:ind w:firstLine="0"/>
        <w:rPr>
          <w:rFonts w:asciiTheme="minorHAnsi" w:hAnsiTheme="minorHAnsi" w:cstheme="minorHAnsi"/>
          <w:b/>
          <w:sz w:val="22"/>
          <w:szCs w:val="22"/>
        </w:rPr>
      </w:pPr>
      <w:r w:rsidRPr="00475722">
        <w:rPr>
          <w:rFonts w:asciiTheme="minorHAnsi" w:hAnsiTheme="minorHAnsi" w:cstheme="minorHAnsi"/>
          <w:b/>
          <w:sz w:val="22"/>
          <w:szCs w:val="22"/>
        </w:rPr>
        <w:t xml:space="preserve">     </w:t>
      </w:r>
      <w:r w:rsidR="009E7858" w:rsidRPr="00475722">
        <w:rPr>
          <w:rFonts w:asciiTheme="minorHAnsi" w:hAnsiTheme="minorHAnsi" w:cstheme="minorHAnsi"/>
          <w:b/>
          <w:sz w:val="22"/>
          <w:szCs w:val="22"/>
        </w:rPr>
        <w:t xml:space="preserve">Článek 1 </w:t>
      </w:r>
    </w:p>
    <w:p w14:paraId="468C7607" w14:textId="77777777" w:rsidR="00475722" w:rsidRDefault="009E7858" w:rsidP="008D0562">
      <w:pPr>
        <w:spacing w:after="107" w:line="259" w:lineRule="auto"/>
        <w:ind w:left="0" w:firstLine="0"/>
        <w:jc w:val="left"/>
        <w:pPrChange w:id="1" w:author="Zeman, Jan" w:date="2026-02-22T22:17:00Z" w16du:dateUtc="2026-02-22T21:17:00Z">
          <w:pPr>
            <w:spacing w:after="107" w:line="259" w:lineRule="auto"/>
            <w:ind w:left="77" w:firstLine="0"/>
            <w:jc w:val="left"/>
          </w:pPr>
        </w:pPrChange>
      </w:pPr>
      <w:r w:rsidRPr="00475722">
        <w:t xml:space="preserve"> </w:t>
      </w:r>
      <w:r w:rsidR="00827841" w:rsidRPr="00475722">
        <w:t>Studijní a zkušební</w:t>
      </w:r>
      <w:r w:rsidRPr="00475722">
        <w:t xml:space="preserve"> řád </w:t>
      </w:r>
      <w:r w:rsidR="00827841" w:rsidRPr="00475722">
        <w:t xml:space="preserve">pro studenty </w:t>
      </w:r>
      <w:r w:rsidRPr="00475722">
        <w:t>Českého vysokého učení technického v Praze</w:t>
      </w:r>
      <w:r w:rsidRPr="00475722">
        <w:rPr>
          <w:vertAlign w:val="superscript"/>
        </w:rPr>
        <w:footnoteReference w:id="1"/>
      </w:r>
      <w:r w:rsidRPr="00475722">
        <w:t xml:space="preserve"> se mění takto: </w:t>
      </w:r>
    </w:p>
    <w:p w14:paraId="44C193F1" w14:textId="05F7E4F9" w:rsidR="00697DDE" w:rsidRDefault="009E7858" w:rsidP="004F53CB">
      <w:pPr>
        <w:spacing w:after="131" w:line="259" w:lineRule="auto"/>
        <w:ind w:left="77" w:firstLine="0"/>
        <w:rPr>
          <w:del w:id="2" w:author="Zeman, Jan" w:date="2026-02-22T22:17:00Z" w16du:dateUtc="2026-02-22T21:17:00Z"/>
        </w:rPr>
      </w:pPr>
      <w:del w:id="3" w:author="Zeman, Jan" w:date="2026-02-22T22:17:00Z" w16du:dateUtc="2026-02-22T21:17:00Z">
        <w:r>
          <w:delText xml:space="preserve"> </w:delText>
        </w:r>
      </w:del>
    </w:p>
    <w:p w14:paraId="19607002" w14:textId="77777777" w:rsidR="0065254E" w:rsidRDefault="0065254E" w:rsidP="00475722">
      <w:pPr>
        <w:pStyle w:val="Odstavecseseznamem"/>
        <w:numPr>
          <w:ilvl w:val="0"/>
          <w:numId w:val="10"/>
        </w:numPr>
        <w:spacing w:after="120" w:line="257" w:lineRule="auto"/>
        <w:ind w:hanging="437"/>
        <w:contextualSpacing w:val="0"/>
        <w:rPr>
          <w:ins w:id="4" w:author="Zeman, Jan" w:date="2026-02-22T22:17:00Z" w16du:dateUtc="2026-02-22T21:17:00Z"/>
        </w:rPr>
      </w:pPr>
      <w:r w:rsidRPr="0065254E">
        <w:t>V</w:t>
      </w:r>
      <w:del w:id="5" w:author="Zeman, Jan" w:date="2026-02-22T22:17:00Z" w16du:dateUtc="2026-02-22T21:17:00Z">
        <w:r w:rsidR="00827278">
          <w:delText> </w:delText>
        </w:r>
      </w:del>
      <w:ins w:id="6" w:author="Zeman, Jan" w:date="2026-02-22T22:17:00Z" w16du:dateUtc="2026-02-22T21:17:00Z">
        <w:r w:rsidRPr="0065254E">
          <w:t xml:space="preserve"> článku 1 se doplňuje nový odstavec 9, který zní: </w:t>
        </w:r>
      </w:ins>
    </w:p>
    <w:p w14:paraId="5F36E881" w14:textId="707D7E3A" w:rsidR="0065254E" w:rsidRDefault="0065254E" w:rsidP="0065254E">
      <w:pPr>
        <w:pStyle w:val="Odstavecseseznamem"/>
        <w:spacing w:after="120" w:line="257" w:lineRule="auto"/>
        <w:ind w:left="437" w:firstLine="0"/>
        <w:contextualSpacing w:val="0"/>
        <w:rPr>
          <w:ins w:id="7" w:author="Zeman, Jan" w:date="2026-02-22T22:17:00Z" w16du:dateUtc="2026-02-22T21:17:00Z"/>
        </w:rPr>
      </w:pPr>
      <w:ins w:id="8" w:author="Zeman, Jan" w:date="2026-02-22T22:17:00Z" w16du:dateUtc="2026-02-22T21:17:00Z">
        <w:r w:rsidRPr="0065254E">
          <w:t>„(9) Ustanovení tohoto řádu týkající se fakulty se v případě nefakultních programů vztahují obdobně na příslušný vysokoškolský ústav nebo ČVUT.“</w:t>
        </w:r>
      </w:ins>
    </w:p>
    <w:p w14:paraId="6163DA4B" w14:textId="149B1EE8" w:rsidR="00475722" w:rsidRPr="00475722" w:rsidRDefault="00475722" w:rsidP="00475722">
      <w:pPr>
        <w:pStyle w:val="Odstavecseseznamem"/>
        <w:numPr>
          <w:ilvl w:val="0"/>
          <w:numId w:val="10"/>
        </w:numPr>
        <w:spacing w:after="120" w:line="257" w:lineRule="auto"/>
        <w:ind w:hanging="437"/>
        <w:contextualSpacing w:val="0"/>
        <w:rPr>
          <w:ins w:id="9" w:author="Zeman, Jan" w:date="2026-02-22T22:17:00Z" w16du:dateUtc="2026-02-22T21:17:00Z"/>
        </w:rPr>
      </w:pPr>
      <w:ins w:id="10" w:author="Zeman, Jan" w:date="2026-02-22T22:17:00Z" w16du:dateUtc="2026-02-22T21:17:00Z">
        <w:r w:rsidRPr="00475722">
          <w:t>V článku 13 odst. 13 se slovo „univerzitou“ nahrazuje zkratkou „ČVUT“.</w:t>
        </w:r>
      </w:ins>
    </w:p>
    <w:p w14:paraId="21798F47" w14:textId="77777777" w:rsidR="00475722" w:rsidRDefault="00475722" w:rsidP="00475722">
      <w:pPr>
        <w:pStyle w:val="Odstavecseseznamem"/>
        <w:numPr>
          <w:ilvl w:val="0"/>
          <w:numId w:val="10"/>
        </w:numPr>
        <w:spacing w:after="120" w:line="257" w:lineRule="auto"/>
        <w:ind w:hanging="437"/>
        <w:contextualSpacing w:val="0"/>
        <w:rPr>
          <w:rPrChange w:id="11" w:author="Zeman, Jan" w:date="2026-02-22T22:17:00Z" w16du:dateUtc="2026-02-22T21:17:00Z">
            <w:rPr>
              <w:rFonts w:asciiTheme="minorHAnsi" w:hAnsiTheme="minorHAnsi"/>
            </w:rPr>
          </w:rPrChange>
        </w:rPr>
      </w:pPr>
      <w:ins w:id="12" w:author="Zeman, Jan" w:date="2026-02-22T22:17:00Z" w16du:dateUtc="2026-02-22T21:17:00Z">
        <w:r w:rsidRPr="00475722">
          <w:t xml:space="preserve">V </w:t>
        </w:r>
      </w:ins>
      <w:r w:rsidRPr="00475722">
        <w:t>článku 19 odst. 3 zní:</w:t>
      </w:r>
      <w:ins w:id="13" w:author="Zeman, Jan" w:date="2026-02-22T22:17:00Z" w16du:dateUtc="2026-02-22T21:17:00Z">
        <w:r w:rsidRPr="00475722">
          <w:t xml:space="preserve"> </w:t>
        </w:r>
      </w:ins>
    </w:p>
    <w:p w14:paraId="1AFBFA0C" w14:textId="77777777" w:rsidR="004F2845" w:rsidRDefault="00475722" w:rsidP="004F2845">
      <w:pPr>
        <w:spacing w:after="120" w:line="257" w:lineRule="auto"/>
        <w:ind w:left="437" w:firstLine="0"/>
        <w:rPr>
          <w:rPrChange w:id="14" w:author="Zeman, Jan" w:date="2026-02-22T22:17:00Z" w16du:dateUtc="2026-02-22T21:17:00Z">
            <w:rPr>
              <w:rFonts w:asciiTheme="minorHAnsi" w:hAnsiTheme="minorHAnsi"/>
            </w:rPr>
          </w:rPrChange>
        </w:rPr>
        <w:pPrChange w:id="15" w:author="Zeman, Jan" w:date="2026-02-22T22:17:00Z" w16du:dateUtc="2026-02-22T21:17:00Z">
          <w:pPr>
            <w:pStyle w:val="Odstavecseseznamem"/>
            <w:spacing w:after="120" w:line="257" w:lineRule="auto"/>
            <w:ind w:left="437" w:firstLine="0"/>
            <w:contextualSpacing w:val="0"/>
          </w:pPr>
        </w:pPrChange>
      </w:pPr>
      <w:r w:rsidRPr="00475722">
        <w:rPr>
          <w:rPrChange w:id="16" w:author="Zeman, Jan" w:date="2026-02-22T22:17:00Z" w16du:dateUtc="2026-02-22T21:17:00Z">
            <w:rPr>
              <w:rFonts w:asciiTheme="minorHAnsi" w:hAnsiTheme="minorHAnsi"/>
            </w:rPr>
          </w:rPrChange>
        </w:rPr>
        <w:t>„(3) Školicím pracovištěm je pracoviště (katedra nebo jí obdobná součást fakulty, vysokoškolský ústav podílející se na výuce v doktorském studijním programu, pracoviště mimo ČVUT), kde</w:t>
      </w:r>
      <w:del w:id="17" w:author="Zeman, Jan" w:date="2026-02-22T22:17:00Z" w16du:dateUtc="2026-02-22T21:17:00Z">
        <w:r w:rsidR="009704B2">
          <w:rPr>
            <w:rFonts w:asciiTheme="minorHAnsi" w:hAnsiTheme="minorHAnsi" w:cstheme="minorHAnsi"/>
          </w:rPr>
          <w:delText> </w:delText>
        </w:r>
      </w:del>
      <w:ins w:id="18" w:author="Zeman, Jan" w:date="2026-02-22T22:17:00Z" w16du:dateUtc="2026-02-22T21:17:00Z">
        <w:r w:rsidRPr="00475722">
          <w:t xml:space="preserve"> </w:t>
        </w:r>
      </w:ins>
      <w:r w:rsidRPr="00475722">
        <w:rPr>
          <w:rPrChange w:id="19" w:author="Zeman, Jan" w:date="2026-02-22T22:17:00Z" w16du:dateUtc="2026-02-22T21:17:00Z">
            <w:rPr>
              <w:rFonts w:asciiTheme="minorHAnsi" w:hAnsiTheme="minorHAnsi"/>
            </w:rPr>
          </w:rPrChange>
        </w:rPr>
        <w:t>probíhá odborná část studia v doktorském studijním programu</w:t>
      </w:r>
      <w:del w:id="20" w:author="Zeman, Jan" w:date="2026-02-22T22:17:00Z" w16du:dateUtc="2026-02-22T21:17:00Z">
        <w:r w:rsidR="009704B2">
          <w:rPr>
            <w:rFonts w:asciiTheme="minorHAnsi" w:hAnsiTheme="minorHAnsi" w:cstheme="minorHAnsi"/>
          </w:rPr>
          <w:delText>.“.</w:delText>
        </w:r>
      </w:del>
      <w:ins w:id="21" w:author="Zeman, Jan" w:date="2026-02-22T22:17:00Z" w16du:dateUtc="2026-02-22T21:17:00Z">
        <w:r w:rsidRPr="00475722">
          <w:t>.“</w:t>
        </w:r>
      </w:ins>
    </w:p>
    <w:p w14:paraId="7D053CF6" w14:textId="3F5CE55E" w:rsidR="00530651" w:rsidRDefault="00475722" w:rsidP="009704B2">
      <w:pPr>
        <w:pStyle w:val="Odstavecseseznamem"/>
        <w:numPr>
          <w:ilvl w:val="0"/>
          <w:numId w:val="10"/>
        </w:numPr>
        <w:spacing w:after="120" w:line="257" w:lineRule="auto"/>
        <w:ind w:hanging="437"/>
        <w:contextualSpacing w:val="0"/>
        <w:rPr>
          <w:del w:id="22" w:author="Zeman, Jan" w:date="2026-02-22T22:17:00Z" w16du:dateUtc="2026-02-22T21:17:00Z"/>
        </w:rPr>
      </w:pPr>
      <w:r w:rsidRPr="00475722">
        <w:t>V</w:t>
      </w:r>
      <w:del w:id="23" w:author="Zeman, Jan" w:date="2026-02-22T22:17:00Z" w16du:dateUtc="2026-02-22T21:17:00Z">
        <w:r w:rsidR="009704B2">
          <w:delText xml:space="preserve"> článku </w:delText>
        </w:r>
        <w:r w:rsidR="00530651">
          <w:delText>21 odst. 2 se písmeno e) zrušuje. Dosavadní písmena f) až k) se označují jako odstavce e) až j).</w:delText>
        </w:r>
      </w:del>
    </w:p>
    <w:p w14:paraId="35C0CDA0" w14:textId="0F5069EA" w:rsidR="00475722" w:rsidRDefault="00530651" w:rsidP="004F2845">
      <w:pPr>
        <w:pStyle w:val="Odstavecseseznamem"/>
        <w:numPr>
          <w:ilvl w:val="0"/>
          <w:numId w:val="10"/>
        </w:numPr>
        <w:spacing w:after="120" w:line="257" w:lineRule="auto"/>
        <w:ind w:hanging="437"/>
        <w:contextualSpacing w:val="0"/>
      </w:pPr>
      <w:del w:id="24" w:author="Zeman, Jan" w:date="2026-02-22T22:17:00Z" w16du:dateUtc="2026-02-22T21:17:00Z">
        <w:r>
          <w:delText>V </w:delText>
        </w:r>
      </w:del>
      <w:ins w:id="25" w:author="Zeman, Jan" w:date="2026-02-22T22:17:00Z" w16du:dateUtc="2026-02-22T21:17:00Z">
        <w:r w:rsidR="00475722" w:rsidRPr="00475722">
          <w:t xml:space="preserve"> </w:t>
        </w:r>
      </w:ins>
      <w:r w:rsidR="00475722" w:rsidRPr="00475722">
        <w:t xml:space="preserve">článku 21 odst. 2 písm. </w:t>
      </w:r>
      <w:del w:id="26" w:author="Zeman, Jan" w:date="2026-02-22T22:17:00Z" w16du:dateUtc="2026-02-22T21:17:00Z">
        <w:r>
          <w:delText>i</w:delText>
        </w:r>
      </w:del>
      <w:ins w:id="27" w:author="Zeman, Jan" w:date="2026-02-22T22:17:00Z" w16du:dateUtc="2026-02-22T21:17:00Z">
        <w:r w:rsidR="00475722" w:rsidRPr="00475722">
          <w:t>j</w:t>
        </w:r>
      </w:ins>
      <w:r w:rsidR="00475722" w:rsidRPr="00475722">
        <w:t>) zní:</w:t>
      </w:r>
      <w:ins w:id="28" w:author="Zeman, Jan" w:date="2026-02-22T22:17:00Z" w16du:dateUtc="2026-02-22T21:17:00Z">
        <w:r w:rsidR="00475722" w:rsidRPr="00475722">
          <w:t xml:space="preserve"> </w:t>
        </w:r>
      </w:ins>
    </w:p>
    <w:p w14:paraId="6A59511F" w14:textId="77777777" w:rsidR="00475722" w:rsidRDefault="00475722" w:rsidP="004F2845">
      <w:pPr>
        <w:pStyle w:val="Odstavecseseznamem"/>
        <w:spacing w:after="120" w:line="257" w:lineRule="auto"/>
        <w:ind w:left="437" w:firstLine="0"/>
        <w:contextualSpacing w:val="0"/>
      </w:pPr>
      <w:r w:rsidRPr="00475722">
        <w:t>„j) na žádost studenta doktorského studijního programu (dále jen „doktorand“) posoudí ISP a případně ho aktualizuje a znovu schválí,“.</w:t>
      </w:r>
    </w:p>
    <w:p w14:paraId="4573F0B2" w14:textId="77777777" w:rsidR="00475722" w:rsidRDefault="00475722" w:rsidP="004F2845">
      <w:pPr>
        <w:pStyle w:val="Odstavecseseznamem"/>
        <w:numPr>
          <w:ilvl w:val="0"/>
          <w:numId w:val="10"/>
        </w:numPr>
        <w:spacing w:after="120" w:line="257" w:lineRule="auto"/>
        <w:ind w:hanging="437"/>
        <w:contextualSpacing w:val="0"/>
      </w:pPr>
      <w:r w:rsidRPr="00475722">
        <w:t>V</w:t>
      </w:r>
      <w:del w:id="29" w:author="Zeman, Jan" w:date="2026-02-22T22:17:00Z" w16du:dateUtc="2026-02-22T21:17:00Z">
        <w:r w:rsidR="009704B2">
          <w:delText> </w:delText>
        </w:r>
      </w:del>
      <w:ins w:id="30" w:author="Zeman, Jan" w:date="2026-02-22T22:17:00Z" w16du:dateUtc="2026-02-22T21:17:00Z">
        <w:r w:rsidRPr="00475722">
          <w:t xml:space="preserve"> </w:t>
        </w:r>
      </w:ins>
      <w:r w:rsidRPr="00475722">
        <w:t>článku 22 odst. 1 se věta první nahrazuje větou:</w:t>
      </w:r>
      <w:ins w:id="31" w:author="Zeman, Jan" w:date="2026-02-22T22:17:00Z" w16du:dateUtc="2026-02-22T21:17:00Z">
        <w:r w:rsidRPr="00475722">
          <w:t xml:space="preserve"> </w:t>
        </w:r>
      </w:ins>
    </w:p>
    <w:p w14:paraId="311484DA" w14:textId="77777777" w:rsidR="00475722" w:rsidRDefault="00475722" w:rsidP="004F2845">
      <w:pPr>
        <w:pStyle w:val="Odstavecseseznamem"/>
        <w:spacing w:after="120" w:line="257" w:lineRule="auto"/>
        <w:ind w:left="437" w:firstLine="0"/>
        <w:contextualSpacing w:val="0"/>
      </w:pPr>
      <w:r w:rsidRPr="00475722">
        <w:t>„Uchazeč se stává doktorandem dnem zápisu do studia v doktorském studijním programu</w:t>
      </w:r>
      <w:del w:id="32" w:author="Zeman, Jan" w:date="2026-02-22T22:17:00Z" w16du:dateUtc="2026-02-22T21:17:00Z">
        <w:r w:rsidR="00BF06C2" w:rsidRPr="00BF06C2">
          <w:delText>.</w:delText>
        </w:r>
        <w:r w:rsidR="00BF06C2">
          <w:delText>“.</w:delText>
        </w:r>
      </w:del>
      <w:ins w:id="33" w:author="Zeman, Jan" w:date="2026-02-22T22:17:00Z" w16du:dateUtc="2026-02-22T21:17:00Z">
        <w:r w:rsidRPr="00475722">
          <w:t>.“</w:t>
        </w:r>
      </w:ins>
    </w:p>
    <w:p w14:paraId="79EE3E9E" w14:textId="77777777" w:rsidR="00475722" w:rsidRDefault="00475722" w:rsidP="004F2845">
      <w:pPr>
        <w:pStyle w:val="Odstavecseseznamem"/>
        <w:numPr>
          <w:ilvl w:val="0"/>
          <w:numId w:val="10"/>
        </w:numPr>
        <w:spacing w:after="120" w:line="257" w:lineRule="auto"/>
        <w:ind w:hanging="437"/>
        <w:contextualSpacing w:val="0"/>
        <w:rPr>
          <w:ins w:id="34" w:author="Zeman, Jan" w:date="2026-02-22T22:17:00Z" w16du:dateUtc="2026-02-22T21:17:00Z"/>
        </w:rPr>
      </w:pPr>
      <w:r w:rsidRPr="00475722">
        <w:t>V</w:t>
      </w:r>
      <w:del w:id="35" w:author="Zeman, Jan" w:date="2026-02-22T22:17:00Z" w16du:dateUtc="2026-02-22T21:17:00Z">
        <w:r w:rsidR="009704B2">
          <w:delText> </w:delText>
        </w:r>
      </w:del>
      <w:ins w:id="36" w:author="Zeman, Jan" w:date="2026-02-22T22:17:00Z" w16du:dateUtc="2026-02-22T21:17:00Z">
        <w:r w:rsidRPr="00475722">
          <w:t xml:space="preserve"> </w:t>
        </w:r>
      </w:ins>
      <w:r w:rsidRPr="00475722">
        <w:t xml:space="preserve">článku 23 odst. </w:t>
      </w:r>
      <w:ins w:id="37" w:author="Zeman, Jan" w:date="2026-02-22T22:17:00Z" w16du:dateUtc="2026-02-22T21:17:00Z">
        <w:r w:rsidRPr="00475722">
          <w:t xml:space="preserve">1 se poslední věta nahrazuje větami: </w:t>
        </w:r>
      </w:ins>
    </w:p>
    <w:p w14:paraId="1393F686" w14:textId="77777777" w:rsidR="00475722" w:rsidRDefault="00475722" w:rsidP="004F2845">
      <w:pPr>
        <w:pStyle w:val="Odstavecseseznamem"/>
        <w:spacing w:after="120" w:line="257" w:lineRule="auto"/>
        <w:ind w:left="437" w:firstLine="0"/>
        <w:contextualSpacing w:val="0"/>
        <w:rPr>
          <w:ins w:id="38" w:author="Zeman, Jan" w:date="2026-02-22T22:17:00Z" w16du:dateUtc="2026-02-22T21:17:00Z"/>
        </w:rPr>
      </w:pPr>
      <w:ins w:id="39" w:author="Zeman, Jan" w:date="2026-02-22T22:17:00Z" w16du:dateUtc="2026-02-22T21:17:00Z">
        <w:r w:rsidRPr="00475722">
          <w:t>„Školitel se vyjadřuje k těm žádostem doktoranda, u kterých to tento řád výslovně stanoví. O zásadních rozhodnutích týkajících se průběhu studia doktoranda je školitel informován.“</w:t>
        </w:r>
      </w:ins>
    </w:p>
    <w:p w14:paraId="14C2B842" w14:textId="77777777" w:rsidR="00475722" w:rsidRDefault="00475722" w:rsidP="004F2845">
      <w:pPr>
        <w:pStyle w:val="Odstavecseseznamem"/>
        <w:numPr>
          <w:ilvl w:val="0"/>
          <w:numId w:val="10"/>
        </w:numPr>
        <w:spacing w:after="120" w:line="257" w:lineRule="auto"/>
        <w:ind w:hanging="437"/>
        <w:contextualSpacing w:val="0"/>
      </w:pPr>
      <w:ins w:id="40" w:author="Zeman, Jan" w:date="2026-02-22T22:17:00Z" w16du:dateUtc="2026-02-22T21:17:00Z">
        <w:r w:rsidRPr="00475722">
          <w:t xml:space="preserve">V článku 23 odst. </w:t>
        </w:r>
      </w:ins>
      <w:r w:rsidRPr="00475722">
        <w:t>6 zní:</w:t>
      </w:r>
      <w:ins w:id="41" w:author="Zeman, Jan" w:date="2026-02-22T22:17:00Z" w16du:dateUtc="2026-02-22T21:17:00Z">
        <w:r w:rsidRPr="00475722">
          <w:t xml:space="preserve"> </w:t>
        </w:r>
      </w:ins>
    </w:p>
    <w:p w14:paraId="55BD7F30" w14:textId="77777777" w:rsidR="00475722" w:rsidRDefault="00475722" w:rsidP="004F2845">
      <w:pPr>
        <w:pStyle w:val="Odstavecseseznamem"/>
        <w:spacing w:after="120" w:line="257" w:lineRule="auto"/>
        <w:ind w:left="437" w:firstLine="0"/>
        <w:contextualSpacing w:val="0"/>
      </w:pPr>
      <w:r w:rsidRPr="00475722">
        <w:t>„(6) Školitel se účastní rozpravy o disertační práci, státní doktorské zkoušky (dále jen „SDZ“), je-li ve studiu doktoranda zařazena, a obhajoby disertační práce svého doktoranda včetně neveřejné části. Nemůže být členem komise pro SDZ a komise pro obhajobu disertační práce, které o jeho doktorandovi rozhodují</w:t>
      </w:r>
      <w:del w:id="42" w:author="Zeman, Jan" w:date="2026-02-22T22:17:00Z" w16du:dateUtc="2026-02-22T21:17:00Z">
        <w:r w:rsidR="00BF06C2" w:rsidRPr="00BF06C2">
          <w:delText>.</w:delText>
        </w:r>
        <w:r w:rsidR="00BF06C2">
          <w:delText>“.</w:delText>
        </w:r>
      </w:del>
      <w:ins w:id="43" w:author="Zeman, Jan" w:date="2026-02-22T22:17:00Z" w16du:dateUtc="2026-02-22T21:17:00Z">
        <w:r w:rsidRPr="00475722">
          <w:t>.“</w:t>
        </w:r>
      </w:ins>
    </w:p>
    <w:p w14:paraId="18550AFA" w14:textId="77777777" w:rsidR="00475722" w:rsidRDefault="00475722" w:rsidP="004F2845">
      <w:pPr>
        <w:pStyle w:val="Odstavecseseznamem"/>
        <w:numPr>
          <w:ilvl w:val="0"/>
          <w:numId w:val="10"/>
        </w:numPr>
        <w:spacing w:after="120" w:line="257" w:lineRule="auto"/>
        <w:ind w:hanging="437"/>
        <w:contextualSpacing w:val="0"/>
      </w:pPr>
      <w:r w:rsidRPr="00475722">
        <w:t>V</w:t>
      </w:r>
      <w:del w:id="44" w:author="Zeman, Jan" w:date="2026-02-22T22:17:00Z" w16du:dateUtc="2026-02-22T21:17:00Z">
        <w:r w:rsidR="009704B2">
          <w:delText> </w:delText>
        </w:r>
      </w:del>
      <w:ins w:id="45" w:author="Zeman, Jan" w:date="2026-02-22T22:17:00Z" w16du:dateUtc="2026-02-22T21:17:00Z">
        <w:r w:rsidRPr="00475722">
          <w:t xml:space="preserve"> </w:t>
        </w:r>
      </w:ins>
      <w:r w:rsidRPr="00475722">
        <w:t>článku 23 odst. 9 zní:</w:t>
      </w:r>
      <w:ins w:id="46" w:author="Zeman, Jan" w:date="2026-02-22T22:17:00Z" w16du:dateUtc="2026-02-22T21:17:00Z">
        <w:r w:rsidRPr="00475722">
          <w:t xml:space="preserve"> </w:t>
        </w:r>
      </w:ins>
    </w:p>
    <w:p w14:paraId="61DE6203" w14:textId="77777777" w:rsidR="00475722" w:rsidRDefault="00475722" w:rsidP="004F2845">
      <w:pPr>
        <w:pStyle w:val="Odstavecseseznamem"/>
        <w:spacing w:after="120" w:line="257" w:lineRule="auto"/>
        <w:ind w:left="437" w:firstLine="0"/>
        <w:contextualSpacing w:val="0"/>
      </w:pPr>
      <w:r w:rsidRPr="00475722">
        <w:t>„(9) Školitel provádí průběžnou kontrolu plnění ISP doktoranda. Pokud školitel konstatuje neplnění studijních povinností, neprodleně požádá o mimořádnou kontrolu průběhu studia dle</w:t>
      </w:r>
      <w:del w:id="47" w:author="Zeman, Jan" w:date="2026-02-22T22:17:00Z" w16du:dateUtc="2026-02-22T21:17:00Z">
        <w:r w:rsidR="009D3E65">
          <w:delText> </w:delText>
        </w:r>
      </w:del>
      <w:ins w:id="48" w:author="Zeman, Jan" w:date="2026-02-22T22:17:00Z" w16du:dateUtc="2026-02-22T21:17:00Z">
        <w:r w:rsidRPr="00475722">
          <w:t xml:space="preserve"> </w:t>
        </w:r>
      </w:ins>
      <w:r w:rsidRPr="00475722">
        <w:t>čl.</w:t>
      </w:r>
      <w:del w:id="49" w:author="Zeman, Jan" w:date="2026-02-22T22:17:00Z" w16du:dateUtc="2026-02-22T21:17:00Z">
        <w:r w:rsidR="009D3E65">
          <w:delText> </w:delText>
        </w:r>
      </w:del>
      <w:ins w:id="50" w:author="Zeman, Jan" w:date="2026-02-22T22:17:00Z" w16du:dateUtc="2026-02-22T21:17:00Z">
        <w:r w:rsidRPr="00475722">
          <w:t xml:space="preserve"> </w:t>
        </w:r>
      </w:ins>
      <w:proofErr w:type="gramStart"/>
      <w:r w:rsidRPr="00475722">
        <w:t>26a</w:t>
      </w:r>
      <w:proofErr w:type="gramEnd"/>
      <w:del w:id="51" w:author="Zeman, Jan" w:date="2026-02-22T22:17:00Z" w16du:dateUtc="2026-02-22T21:17:00Z">
        <w:r w:rsidR="009D3E65" w:rsidRPr="009D3E65">
          <w:delText>.</w:delText>
        </w:r>
        <w:r w:rsidR="009D3E65">
          <w:delText>“.</w:delText>
        </w:r>
      </w:del>
      <w:ins w:id="52" w:author="Zeman, Jan" w:date="2026-02-22T22:17:00Z" w16du:dateUtc="2026-02-22T21:17:00Z">
        <w:r w:rsidRPr="00475722">
          <w:t>.“</w:t>
        </w:r>
      </w:ins>
    </w:p>
    <w:p w14:paraId="6962216A" w14:textId="77777777" w:rsidR="00475722" w:rsidRDefault="00475722" w:rsidP="004F2845">
      <w:pPr>
        <w:pStyle w:val="Odstavecseseznamem"/>
        <w:numPr>
          <w:ilvl w:val="0"/>
          <w:numId w:val="10"/>
        </w:numPr>
        <w:spacing w:after="120" w:line="257" w:lineRule="auto"/>
        <w:ind w:hanging="437"/>
        <w:contextualSpacing w:val="0"/>
        <w:rPr>
          <w:ins w:id="53" w:author="Zeman, Jan" w:date="2026-02-22T22:17:00Z" w16du:dateUtc="2026-02-22T21:17:00Z"/>
        </w:rPr>
      </w:pPr>
      <w:r w:rsidRPr="00475722">
        <w:t>V</w:t>
      </w:r>
      <w:del w:id="54" w:author="Zeman, Jan" w:date="2026-02-22T22:17:00Z" w16du:dateUtc="2026-02-22T21:17:00Z">
        <w:r w:rsidR="009704B2">
          <w:delText> </w:delText>
        </w:r>
      </w:del>
      <w:ins w:id="55" w:author="Zeman, Jan" w:date="2026-02-22T22:17:00Z" w16du:dateUtc="2026-02-22T21:17:00Z">
        <w:r w:rsidRPr="00475722">
          <w:t xml:space="preserve"> článku 23 se doplňuje nový odstavec 11, který zní: </w:t>
        </w:r>
      </w:ins>
    </w:p>
    <w:p w14:paraId="439F6DDE" w14:textId="77777777" w:rsidR="00475722" w:rsidRDefault="00475722" w:rsidP="004F2845">
      <w:pPr>
        <w:pStyle w:val="Odstavecseseznamem"/>
        <w:spacing w:after="120" w:line="257" w:lineRule="auto"/>
        <w:ind w:left="437" w:firstLine="0"/>
        <w:contextualSpacing w:val="0"/>
        <w:rPr>
          <w:ins w:id="56" w:author="Zeman, Jan" w:date="2026-02-22T22:17:00Z" w16du:dateUtc="2026-02-22T21:17:00Z"/>
        </w:rPr>
      </w:pPr>
      <w:ins w:id="57" w:author="Zeman, Jan" w:date="2026-02-22T22:17:00Z" w16du:dateUtc="2026-02-22T21:17:00Z">
        <w:r w:rsidRPr="00475722">
          <w:t>„(11) Podrobnosti o požadavcích na školitele a výkonu jeho činnosti upravuje metodický pokyn prorektora pro doktorské studium (standard školitele).“</w:t>
        </w:r>
      </w:ins>
    </w:p>
    <w:p w14:paraId="672601A4" w14:textId="77777777" w:rsidR="00475722" w:rsidRDefault="00475722" w:rsidP="004F2845">
      <w:pPr>
        <w:pStyle w:val="Odstavecseseznamem"/>
        <w:numPr>
          <w:ilvl w:val="0"/>
          <w:numId w:val="10"/>
        </w:numPr>
        <w:spacing w:after="120" w:line="257" w:lineRule="auto"/>
        <w:ind w:hanging="437"/>
        <w:contextualSpacing w:val="0"/>
        <w:rPr>
          <w:ins w:id="58" w:author="Zeman, Jan" w:date="2026-02-22T22:17:00Z" w16du:dateUtc="2026-02-22T21:17:00Z"/>
        </w:rPr>
      </w:pPr>
      <w:ins w:id="59" w:author="Zeman, Jan" w:date="2026-02-22T22:17:00Z" w16du:dateUtc="2026-02-22T21:17:00Z">
        <w:r w:rsidRPr="00475722">
          <w:t xml:space="preserve">V článku 25 odst. 2 zní: </w:t>
        </w:r>
      </w:ins>
    </w:p>
    <w:p w14:paraId="1A3A4440" w14:textId="77777777" w:rsidR="00475722" w:rsidRDefault="00475722" w:rsidP="004F2845">
      <w:pPr>
        <w:pStyle w:val="Odstavecseseznamem"/>
        <w:spacing w:after="120" w:line="257" w:lineRule="auto"/>
        <w:ind w:left="437" w:firstLine="0"/>
        <w:contextualSpacing w:val="0"/>
        <w:rPr>
          <w:ins w:id="60" w:author="Zeman, Jan" w:date="2026-02-22T22:17:00Z" w16du:dateUtc="2026-02-22T21:17:00Z"/>
        </w:rPr>
      </w:pPr>
      <w:ins w:id="61" w:author="Zeman, Jan" w:date="2026-02-22T22:17:00Z" w16du:dateUtc="2026-02-22T21:17:00Z">
        <w:r w:rsidRPr="00475722">
          <w:t>„(2) Přednášky odborných předmětů v rámci studijního bloku vedou zpravidla profesoři a docenti. V odůvodněných případech může vedením přednášky pověřit na návrh vedoucího pracoviště děkan i jiného akademického pracovníka nebo uznávaného odborníka.“</w:t>
        </w:r>
      </w:ins>
    </w:p>
    <w:p w14:paraId="42CE2220" w14:textId="77777777" w:rsidR="00475722" w:rsidRDefault="00475722" w:rsidP="004F2845">
      <w:pPr>
        <w:pStyle w:val="Odstavecseseznamem"/>
        <w:numPr>
          <w:ilvl w:val="0"/>
          <w:numId w:val="10"/>
        </w:numPr>
        <w:spacing w:after="120" w:line="257" w:lineRule="auto"/>
        <w:ind w:hanging="437"/>
        <w:contextualSpacing w:val="0"/>
        <w:rPr>
          <w:ins w:id="62" w:author="Zeman, Jan" w:date="2026-02-22T22:17:00Z" w16du:dateUtc="2026-02-22T21:17:00Z"/>
        </w:rPr>
      </w:pPr>
      <w:ins w:id="63" w:author="Zeman, Jan" w:date="2026-02-22T22:17:00Z" w16du:dateUtc="2026-02-22T21:17:00Z">
        <w:r w:rsidRPr="00475722">
          <w:t xml:space="preserve">V článku 26 odst. 5 písm. c) zní: </w:t>
        </w:r>
      </w:ins>
    </w:p>
    <w:p w14:paraId="455D1A96" w14:textId="77777777" w:rsidR="00475722" w:rsidRDefault="00475722" w:rsidP="004F2845">
      <w:pPr>
        <w:pStyle w:val="Odstavecseseznamem"/>
        <w:spacing w:after="120" w:line="257" w:lineRule="auto"/>
        <w:ind w:left="437" w:firstLine="0"/>
        <w:contextualSpacing w:val="0"/>
        <w:rPr>
          <w:ins w:id="64" w:author="Zeman, Jan" w:date="2026-02-22T22:17:00Z" w16du:dateUtc="2026-02-22T21:17:00Z"/>
        </w:rPr>
      </w:pPr>
      <w:ins w:id="65" w:author="Zeman, Jan" w:date="2026-02-22T22:17:00Z" w16du:dateUtc="2026-02-22T21:17:00Z">
        <w:r w:rsidRPr="00475722">
          <w:t>„c) přerušení studia nebo ukončení přerušení studia – povoluje děkan na základě žádosti doktoranda,“</w:t>
        </w:r>
      </w:ins>
    </w:p>
    <w:p w14:paraId="332D6351" w14:textId="77777777" w:rsidR="008D0562" w:rsidRDefault="00475722" w:rsidP="004F2845">
      <w:pPr>
        <w:pStyle w:val="Odstavecseseznamem"/>
        <w:numPr>
          <w:ilvl w:val="0"/>
          <w:numId w:val="10"/>
        </w:numPr>
        <w:spacing w:after="120" w:line="257" w:lineRule="auto"/>
        <w:ind w:hanging="437"/>
        <w:contextualSpacing w:val="0"/>
      </w:pPr>
      <w:ins w:id="66" w:author="Zeman, Jan" w:date="2026-02-22T22:17:00Z" w16du:dateUtc="2026-02-22T21:17:00Z">
        <w:r w:rsidRPr="00475722">
          <w:t xml:space="preserve">V </w:t>
        </w:r>
      </w:ins>
      <w:r w:rsidRPr="00475722">
        <w:t xml:space="preserve">článku </w:t>
      </w:r>
      <w:proofErr w:type="gramStart"/>
      <w:r w:rsidRPr="00475722">
        <w:t>26a</w:t>
      </w:r>
      <w:proofErr w:type="gramEnd"/>
      <w:r w:rsidRPr="00475722">
        <w:t xml:space="preserve"> odst. 2 zní:</w:t>
      </w:r>
      <w:ins w:id="67" w:author="Zeman, Jan" w:date="2026-02-22T22:17:00Z" w16du:dateUtc="2026-02-22T21:17:00Z">
        <w:r w:rsidRPr="00475722">
          <w:t xml:space="preserve"> </w:t>
        </w:r>
      </w:ins>
    </w:p>
    <w:p w14:paraId="0346A92B" w14:textId="77777777" w:rsidR="008D0562" w:rsidRDefault="00475722" w:rsidP="004F2845">
      <w:pPr>
        <w:pStyle w:val="Odstavecseseznamem"/>
        <w:spacing w:after="120" w:line="257" w:lineRule="auto"/>
        <w:ind w:left="437" w:firstLine="0"/>
        <w:contextualSpacing w:val="0"/>
        <w:pPrChange w:id="68" w:author="Zeman, Jan" w:date="2026-02-22T22:17:00Z" w16du:dateUtc="2026-02-22T21:17:00Z">
          <w:pPr>
            <w:pStyle w:val="Odstavecseseznamem"/>
            <w:spacing w:after="120" w:line="257" w:lineRule="auto"/>
            <w:ind w:left="437" w:firstLine="0"/>
          </w:pPr>
        </w:pPrChange>
      </w:pPr>
      <w:r w:rsidRPr="00475722">
        <w:t>„(2) Výsledkem kontroly je jeden z následujících závěrů:</w:t>
      </w:r>
    </w:p>
    <w:p w14:paraId="4A23C039" w14:textId="77777777" w:rsidR="008D0562" w:rsidRDefault="00475722" w:rsidP="004F2845">
      <w:pPr>
        <w:pStyle w:val="Odstavecseseznamem"/>
        <w:spacing w:after="120" w:line="257" w:lineRule="auto"/>
        <w:ind w:left="708" w:firstLine="0"/>
        <w:contextualSpacing w:val="0"/>
        <w:rPr>
          <w:rPrChange w:id="69" w:author="Zeman, Jan" w:date="2026-02-22T22:17:00Z" w16du:dateUtc="2026-02-22T21:17:00Z">
            <w:rPr>
              <w:rFonts w:asciiTheme="minorHAnsi" w:hAnsiTheme="minorHAnsi"/>
              <w:sz w:val="22"/>
            </w:rPr>
          </w:rPrChange>
        </w:rPr>
        <w:pPrChange w:id="70" w:author="Zeman, Jan" w:date="2026-02-22T22:17:00Z" w16du:dateUtc="2026-02-22T21:17:00Z">
          <w:pPr>
            <w:pStyle w:val="Normln1"/>
            <w:spacing w:afterLines="40" w:after="96"/>
            <w:ind w:left="993" w:hanging="360"/>
          </w:pPr>
        </w:pPrChange>
      </w:pPr>
      <w:r w:rsidRPr="00475722">
        <w:rPr>
          <w:rPrChange w:id="71" w:author="Zeman, Jan" w:date="2026-02-22T22:17:00Z" w16du:dateUtc="2026-02-22T21:17:00Z">
            <w:rPr>
              <w:rFonts w:asciiTheme="minorHAnsi" w:hAnsiTheme="minorHAnsi"/>
              <w:sz w:val="22"/>
            </w:rPr>
          </w:rPrChange>
        </w:rPr>
        <w:t>a)</w:t>
      </w:r>
      <w:del w:id="72" w:author="Zeman, Jan" w:date="2026-02-22T22:17:00Z" w16du:dateUtc="2026-02-22T21:17:00Z">
        <w:r w:rsidR="00C4324B" w:rsidRPr="00C4324B">
          <w:rPr>
            <w:rFonts w:asciiTheme="minorHAnsi" w:hAnsiTheme="minorHAnsi" w:cstheme="minorHAnsi"/>
          </w:rPr>
          <w:tab/>
        </w:r>
      </w:del>
      <w:ins w:id="73" w:author="Zeman, Jan" w:date="2026-02-22T22:17:00Z" w16du:dateUtc="2026-02-22T21:17:00Z">
        <w:r w:rsidRPr="00475722">
          <w:t xml:space="preserve"> </w:t>
        </w:r>
      </w:ins>
      <w:r w:rsidRPr="00475722">
        <w:rPr>
          <w:rPrChange w:id="74" w:author="Zeman, Jan" w:date="2026-02-22T22:17:00Z" w16du:dateUtc="2026-02-22T21:17:00Z">
            <w:rPr>
              <w:rFonts w:asciiTheme="minorHAnsi" w:hAnsiTheme="minorHAnsi"/>
              <w:sz w:val="22"/>
            </w:rPr>
          </w:rPrChange>
        </w:rPr>
        <w:t>Student studuje v souladu s ISP.</w:t>
      </w:r>
    </w:p>
    <w:p w14:paraId="38091681" w14:textId="77777777" w:rsidR="008D0562" w:rsidRDefault="00475722" w:rsidP="004F2845">
      <w:pPr>
        <w:pStyle w:val="Odstavecseseznamem"/>
        <w:spacing w:after="120" w:line="257" w:lineRule="auto"/>
        <w:ind w:left="708" w:firstLine="0"/>
        <w:contextualSpacing w:val="0"/>
        <w:rPr>
          <w:rPrChange w:id="75" w:author="Zeman, Jan" w:date="2026-02-22T22:17:00Z" w16du:dateUtc="2026-02-22T21:17:00Z">
            <w:rPr>
              <w:rFonts w:asciiTheme="minorHAnsi" w:hAnsiTheme="minorHAnsi"/>
              <w:sz w:val="22"/>
            </w:rPr>
          </w:rPrChange>
        </w:rPr>
        <w:pPrChange w:id="76" w:author="Zeman, Jan" w:date="2026-02-22T22:17:00Z" w16du:dateUtc="2026-02-22T21:17:00Z">
          <w:pPr>
            <w:pStyle w:val="Normln1"/>
            <w:spacing w:afterLines="40" w:after="96"/>
            <w:ind w:left="993" w:hanging="360"/>
          </w:pPr>
        </w:pPrChange>
      </w:pPr>
      <w:r w:rsidRPr="00475722">
        <w:rPr>
          <w:rPrChange w:id="77" w:author="Zeman, Jan" w:date="2026-02-22T22:17:00Z" w16du:dateUtc="2026-02-22T21:17:00Z">
            <w:rPr>
              <w:rFonts w:asciiTheme="minorHAnsi" w:hAnsiTheme="minorHAnsi"/>
              <w:sz w:val="22"/>
            </w:rPr>
          </w:rPrChange>
        </w:rPr>
        <w:t>b)</w:t>
      </w:r>
      <w:del w:id="78" w:author="Zeman, Jan" w:date="2026-02-22T22:17:00Z" w16du:dateUtc="2026-02-22T21:17:00Z">
        <w:r w:rsidR="00C4324B" w:rsidRPr="00C4324B">
          <w:rPr>
            <w:rFonts w:asciiTheme="minorHAnsi" w:hAnsiTheme="minorHAnsi" w:cstheme="minorHAnsi"/>
          </w:rPr>
          <w:tab/>
        </w:r>
      </w:del>
      <w:ins w:id="79" w:author="Zeman, Jan" w:date="2026-02-22T22:17:00Z" w16du:dateUtc="2026-02-22T21:17:00Z">
        <w:r w:rsidRPr="00475722">
          <w:t xml:space="preserve"> </w:t>
        </w:r>
      </w:ins>
      <w:r w:rsidRPr="00475722">
        <w:rPr>
          <w:rPrChange w:id="80" w:author="Zeman, Jan" w:date="2026-02-22T22:17:00Z" w16du:dateUtc="2026-02-22T21:17:00Z">
            <w:rPr>
              <w:rFonts w:asciiTheme="minorHAnsi" w:hAnsiTheme="minorHAnsi"/>
              <w:sz w:val="22"/>
            </w:rPr>
          </w:rPrChange>
        </w:rPr>
        <w:t>Student neplní méně závažným způsobem ISP.</w:t>
      </w:r>
    </w:p>
    <w:p w14:paraId="2407C4C7" w14:textId="77777777" w:rsidR="008D0562" w:rsidRDefault="00475722" w:rsidP="004F2845">
      <w:pPr>
        <w:pStyle w:val="Odstavecseseznamem"/>
        <w:spacing w:after="120" w:line="257" w:lineRule="auto"/>
        <w:ind w:left="708" w:firstLine="0"/>
        <w:contextualSpacing w:val="0"/>
        <w:rPr>
          <w:rPrChange w:id="81" w:author="Zeman, Jan" w:date="2026-02-22T22:17:00Z" w16du:dateUtc="2026-02-22T21:17:00Z">
            <w:rPr>
              <w:rFonts w:asciiTheme="minorHAnsi" w:hAnsiTheme="minorHAnsi"/>
              <w:sz w:val="22"/>
            </w:rPr>
          </w:rPrChange>
        </w:rPr>
        <w:pPrChange w:id="82" w:author="Zeman, Jan" w:date="2026-02-22T22:17:00Z" w16du:dateUtc="2026-02-22T21:17:00Z">
          <w:pPr>
            <w:pStyle w:val="Normln1"/>
            <w:spacing w:afterLines="40" w:after="96"/>
            <w:ind w:left="993" w:hanging="360"/>
          </w:pPr>
        </w:pPrChange>
      </w:pPr>
      <w:r w:rsidRPr="00475722">
        <w:rPr>
          <w:rPrChange w:id="83" w:author="Zeman, Jan" w:date="2026-02-22T22:17:00Z" w16du:dateUtc="2026-02-22T21:17:00Z">
            <w:rPr>
              <w:rFonts w:asciiTheme="minorHAnsi" w:hAnsiTheme="minorHAnsi"/>
              <w:sz w:val="22"/>
            </w:rPr>
          </w:rPrChange>
        </w:rPr>
        <w:t>c)</w:t>
      </w:r>
      <w:del w:id="84" w:author="Zeman, Jan" w:date="2026-02-22T22:17:00Z" w16du:dateUtc="2026-02-22T21:17:00Z">
        <w:r w:rsidR="00C4324B" w:rsidRPr="00C4324B">
          <w:rPr>
            <w:rFonts w:asciiTheme="minorHAnsi" w:hAnsiTheme="minorHAnsi" w:cstheme="minorHAnsi"/>
          </w:rPr>
          <w:tab/>
        </w:r>
      </w:del>
      <w:ins w:id="85" w:author="Zeman, Jan" w:date="2026-02-22T22:17:00Z" w16du:dateUtc="2026-02-22T21:17:00Z">
        <w:r w:rsidRPr="00475722">
          <w:t xml:space="preserve"> </w:t>
        </w:r>
      </w:ins>
      <w:r w:rsidRPr="00475722">
        <w:rPr>
          <w:rPrChange w:id="86" w:author="Zeman, Jan" w:date="2026-02-22T22:17:00Z" w16du:dateUtc="2026-02-22T21:17:00Z">
            <w:rPr>
              <w:rFonts w:asciiTheme="minorHAnsi" w:hAnsiTheme="minorHAnsi"/>
              <w:sz w:val="22"/>
            </w:rPr>
          </w:rPrChange>
        </w:rPr>
        <w:t>Student závažným způsobem neplní studijní povinnosti vyplývající z jeho ISP. V případě, že</w:t>
      </w:r>
      <w:del w:id="87" w:author="Zeman, Jan" w:date="2026-02-22T22:17:00Z" w16du:dateUtc="2026-02-22T21:17:00Z">
        <w:r w:rsidR="000C7891">
          <w:rPr>
            <w:rFonts w:asciiTheme="minorHAnsi" w:hAnsiTheme="minorHAnsi" w:cstheme="minorHAnsi"/>
          </w:rPr>
          <w:delText> </w:delText>
        </w:r>
      </w:del>
      <w:ins w:id="88" w:author="Zeman, Jan" w:date="2026-02-22T22:17:00Z" w16du:dateUtc="2026-02-22T21:17:00Z">
        <w:r w:rsidRPr="00475722">
          <w:t xml:space="preserve"> </w:t>
        </w:r>
      </w:ins>
      <w:r w:rsidRPr="00475722">
        <w:rPr>
          <w:rPrChange w:id="89" w:author="Zeman, Jan" w:date="2026-02-22T22:17:00Z" w16du:dateUtc="2026-02-22T21:17:00Z">
            <w:rPr>
              <w:rFonts w:asciiTheme="minorHAnsi" w:hAnsiTheme="minorHAnsi"/>
              <w:sz w:val="22"/>
            </w:rPr>
          </w:rPrChange>
        </w:rPr>
        <w:t>se jedná o studenta v prezenční formě studia, jemuž bylo přiznáno doktorské stipendium, navrhne ORO zároveň snížení nebo odejmutí doktorského stipendia a stanoví datum další kontroly plnění ISP.</w:t>
      </w:r>
    </w:p>
    <w:p w14:paraId="76C8DAEA" w14:textId="77777777" w:rsidR="008D0562" w:rsidRDefault="00475722" w:rsidP="004F2845">
      <w:pPr>
        <w:pStyle w:val="Odstavecseseznamem"/>
        <w:spacing w:after="120" w:line="257" w:lineRule="auto"/>
        <w:ind w:left="708" w:firstLine="0"/>
        <w:contextualSpacing w:val="0"/>
        <w:rPr>
          <w:rPrChange w:id="90" w:author="Zeman, Jan" w:date="2026-02-22T22:17:00Z" w16du:dateUtc="2026-02-22T21:17:00Z">
            <w:rPr>
              <w:rFonts w:asciiTheme="minorHAnsi" w:hAnsiTheme="minorHAnsi"/>
              <w:sz w:val="22"/>
            </w:rPr>
          </w:rPrChange>
        </w:rPr>
        <w:pPrChange w:id="91" w:author="Zeman, Jan" w:date="2026-02-22T22:17:00Z" w16du:dateUtc="2026-02-22T21:17:00Z">
          <w:pPr>
            <w:pStyle w:val="Normln1"/>
            <w:spacing w:afterLines="40" w:after="96"/>
            <w:ind w:left="993" w:hanging="360"/>
          </w:pPr>
        </w:pPrChange>
      </w:pPr>
      <w:r w:rsidRPr="00475722">
        <w:rPr>
          <w:rPrChange w:id="92" w:author="Zeman, Jan" w:date="2026-02-22T22:17:00Z" w16du:dateUtc="2026-02-22T21:17:00Z">
            <w:rPr>
              <w:rFonts w:asciiTheme="minorHAnsi" w:hAnsiTheme="minorHAnsi"/>
              <w:sz w:val="22"/>
            </w:rPr>
          </w:rPrChange>
        </w:rPr>
        <w:t>d)</w:t>
      </w:r>
      <w:del w:id="93" w:author="Zeman, Jan" w:date="2026-02-22T22:17:00Z" w16du:dateUtc="2026-02-22T21:17:00Z">
        <w:r w:rsidR="00C4324B" w:rsidRPr="00C4324B">
          <w:rPr>
            <w:rFonts w:asciiTheme="minorHAnsi" w:hAnsiTheme="minorHAnsi" w:cstheme="minorHAnsi"/>
          </w:rPr>
          <w:tab/>
        </w:r>
      </w:del>
      <w:ins w:id="94" w:author="Zeman, Jan" w:date="2026-02-22T22:17:00Z" w16du:dateUtc="2026-02-22T21:17:00Z">
        <w:r w:rsidRPr="00475722">
          <w:t xml:space="preserve"> </w:t>
        </w:r>
      </w:ins>
      <w:r w:rsidRPr="00475722">
        <w:rPr>
          <w:rPrChange w:id="95" w:author="Zeman, Jan" w:date="2026-02-22T22:17:00Z" w16du:dateUtc="2026-02-22T21:17:00Z">
            <w:rPr>
              <w:rFonts w:asciiTheme="minorHAnsi" w:hAnsiTheme="minorHAnsi"/>
              <w:sz w:val="22"/>
            </w:rPr>
          </w:rPrChange>
        </w:rPr>
        <w:t>Student opakovaně nebo mimořádně závažným způsobem neplní studijní povinnosti vyplývající z jeho ISP. V takovém případě může ORO navrhnout ukončení studia</w:t>
      </w:r>
      <w:del w:id="96" w:author="Zeman, Jan" w:date="2026-02-22T22:17:00Z" w16du:dateUtc="2026-02-22T21:17:00Z">
        <w:r w:rsidR="00C4324B" w:rsidRPr="00C4324B">
          <w:rPr>
            <w:rFonts w:asciiTheme="minorHAnsi" w:hAnsiTheme="minorHAnsi" w:cstheme="minorHAnsi"/>
          </w:rPr>
          <w:delText>.</w:delText>
        </w:r>
        <w:r w:rsidR="007C261C">
          <w:rPr>
            <w:rFonts w:asciiTheme="minorHAnsi" w:hAnsiTheme="minorHAnsi" w:cstheme="minorHAnsi"/>
          </w:rPr>
          <w:delText>“.</w:delText>
        </w:r>
      </w:del>
      <w:ins w:id="97" w:author="Zeman, Jan" w:date="2026-02-22T22:17:00Z" w16du:dateUtc="2026-02-22T21:17:00Z">
        <w:r w:rsidRPr="00475722">
          <w:t>, nebo navrhnout snížení či odejmutí doktorského stipendia a stanovit termín další kontroly plnění ISP.“</w:t>
        </w:r>
      </w:ins>
    </w:p>
    <w:p w14:paraId="72A03422" w14:textId="4CDA890F" w:rsidR="00475722" w:rsidRPr="00475722" w:rsidRDefault="00475722" w:rsidP="004F2845">
      <w:pPr>
        <w:pStyle w:val="Odstavecseseznamem"/>
        <w:numPr>
          <w:ilvl w:val="0"/>
          <w:numId w:val="10"/>
        </w:numPr>
        <w:spacing w:after="120" w:line="257" w:lineRule="auto"/>
        <w:ind w:hanging="437"/>
        <w:contextualSpacing w:val="0"/>
        <w:rPr>
          <w:ins w:id="98" w:author="Zeman, Jan" w:date="2026-02-22T22:17:00Z" w16du:dateUtc="2026-02-22T21:17:00Z"/>
        </w:rPr>
      </w:pPr>
      <w:r w:rsidRPr="00475722">
        <w:t>V</w:t>
      </w:r>
      <w:del w:id="99" w:author="Zeman, Jan" w:date="2026-02-22T22:17:00Z" w16du:dateUtc="2026-02-22T21:17:00Z">
        <w:r w:rsidR="009704B2">
          <w:delText> </w:delText>
        </w:r>
      </w:del>
      <w:ins w:id="100" w:author="Zeman, Jan" w:date="2026-02-22T22:17:00Z" w16du:dateUtc="2026-02-22T21:17:00Z">
        <w:r w:rsidRPr="00475722">
          <w:t xml:space="preserve"> článku 28 odst. 5 se zkratka „OR“ nahrazuje zkratkou „ORO“.</w:t>
        </w:r>
      </w:ins>
    </w:p>
    <w:p w14:paraId="6D2A4D5C" w14:textId="77777777" w:rsidR="008D0562" w:rsidRDefault="00475722" w:rsidP="004F2845">
      <w:pPr>
        <w:pStyle w:val="Odstavecseseznamem"/>
        <w:numPr>
          <w:ilvl w:val="0"/>
          <w:numId w:val="10"/>
        </w:numPr>
        <w:spacing w:after="120" w:line="257" w:lineRule="auto"/>
        <w:ind w:hanging="437"/>
        <w:contextualSpacing w:val="0"/>
      </w:pPr>
      <w:ins w:id="101" w:author="Zeman, Jan" w:date="2026-02-22T22:17:00Z" w16du:dateUtc="2026-02-22T21:17:00Z">
        <w:r w:rsidRPr="00475722">
          <w:t xml:space="preserve">V </w:t>
        </w:r>
      </w:ins>
      <w:r w:rsidRPr="00475722">
        <w:t>článku 29 se vkládá nový odstavec 1, který zní:</w:t>
      </w:r>
      <w:ins w:id="102" w:author="Zeman, Jan" w:date="2026-02-22T22:17:00Z" w16du:dateUtc="2026-02-22T21:17:00Z">
        <w:r w:rsidRPr="00475722">
          <w:t xml:space="preserve"> </w:t>
        </w:r>
      </w:ins>
    </w:p>
    <w:p w14:paraId="3D8EBCDF" w14:textId="77777777" w:rsidR="008D0562" w:rsidRDefault="00475722" w:rsidP="004F2845">
      <w:pPr>
        <w:pStyle w:val="Odstavecseseznamem"/>
        <w:spacing w:after="120" w:line="257" w:lineRule="auto"/>
        <w:ind w:left="437" w:firstLine="0"/>
        <w:contextualSpacing w:val="0"/>
      </w:pPr>
      <w:r w:rsidRPr="00475722">
        <w:t>„(1) Státní doktorská zkouška ve smyslu § 47 odst. 4 věty první zákona ve znění účinném do 28. 2. 2025 (dále jen „SDZ“) je zařazena ve studiu doktoranda zapsaného ke studiu před 1. 3. 2025, jehož první období výuky započalo před tímto datem. Úspěšné vykonání SDZ je v případě takového doktoranda podmínkou pro odevzdání disertační práce (čl. 30 odst. 1) a tedy i pro její obhajobu. Doktorand zapsaný ke studiu po 1. 3. 2025 a doktorand zapsaný ke studiu před tímto datem, pokud jeho první období výuky započalo až po 1. 3. 2025, SDZ nekoná. Státní závěrečná zkouška takového doktoranda spočívá pouze v obhajobě disertační práce</w:t>
      </w:r>
      <w:del w:id="103" w:author="Zeman, Jan" w:date="2026-02-22T22:17:00Z" w16du:dateUtc="2026-02-22T21:17:00Z">
        <w:r w:rsidR="009A39F4" w:rsidRPr="009A39F4">
          <w:delText>.</w:delText>
        </w:r>
        <w:r w:rsidR="009A39F4">
          <w:delText>“.</w:delText>
        </w:r>
      </w:del>
      <w:ins w:id="104" w:author="Zeman, Jan" w:date="2026-02-22T22:17:00Z" w16du:dateUtc="2026-02-22T21:17:00Z">
        <w:r w:rsidRPr="00475722">
          <w:t>.“</w:t>
        </w:r>
      </w:ins>
    </w:p>
    <w:p w14:paraId="320D09C9" w14:textId="27F082C4" w:rsidR="00475722" w:rsidRPr="00475722" w:rsidRDefault="00475722" w:rsidP="004F2845">
      <w:pPr>
        <w:pStyle w:val="Odstavecseseznamem"/>
        <w:numPr>
          <w:ilvl w:val="0"/>
          <w:numId w:val="10"/>
        </w:numPr>
        <w:spacing w:after="120" w:line="257" w:lineRule="auto"/>
        <w:ind w:hanging="437"/>
        <w:contextualSpacing w:val="0"/>
        <w:pPrChange w:id="105" w:author="Zeman, Jan" w:date="2026-02-22T22:17:00Z" w16du:dateUtc="2026-02-22T21:17:00Z">
          <w:pPr>
            <w:pStyle w:val="Odstavecseseznamem"/>
            <w:spacing w:after="120" w:line="257" w:lineRule="auto"/>
            <w:ind w:left="437" w:firstLine="0"/>
            <w:contextualSpacing w:val="0"/>
          </w:pPr>
        </w:pPrChange>
      </w:pPr>
      <w:r w:rsidRPr="00475722">
        <w:t>Dosavadní odstavce 1 až 9 se označují jako odstavce 2 až 10.</w:t>
      </w:r>
    </w:p>
    <w:p w14:paraId="160A55BF" w14:textId="77777777" w:rsidR="008D0562" w:rsidRDefault="00475722" w:rsidP="004F2845">
      <w:pPr>
        <w:pStyle w:val="Odstavecseseznamem"/>
        <w:numPr>
          <w:ilvl w:val="0"/>
          <w:numId w:val="10"/>
        </w:numPr>
        <w:spacing w:after="120" w:line="257" w:lineRule="auto"/>
        <w:ind w:hanging="437"/>
        <w:contextualSpacing w:val="0"/>
      </w:pPr>
      <w:r w:rsidRPr="00475722">
        <w:t>V</w:t>
      </w:r>
      <w:del w:id="106" w:author="Zeman, Jan" w:date="2026-02-22T22:17:00Z" w16du:dateUtc="2026-02-22T21:17:00Z">
        <w:r w:rsidR="009704B2">
          <w:delText> </w:delText>
        </w:r>
      </w:del>
      <w:ins w:id="107" w:author="Zeman, Jan" w:date="2026-02-22T22:17:00Z" w16du:dateUtc="2026-02-22T21:17:00Z">
        <w:r w:rsidRPr="00475722">
          <w:t xml:space="preserve"> </w:t>
        </w:r>
      </w:ins>
      <w:r w:rsidRPr="00475722">
        <w:t>článku 29 odst. 2 a 3 znějí:</w:t>
      </w:r>
      <w:ins w:id="108" w:author="Zeman, Jan" w:date="2026-02-22T22:17:00Z" w16du:dateUtc="2026-02-22T21:17:00Z">
        <w:r w:rsidRPr="00475722">
          <w:t xml:space="preserve"> </w:t>
        </w:r>
      </w:ins>
    </w:p>
    <w:p w14:paraId="77CF9935" w14:textId="77777777" w:rsidR="008D0562" w:rsidRDefault="00475722" w:rsidP="004F2845">
      <w:pPr>
        <w:pStyle w:val="Odstavecseseznamem"/>
        <w:spacing w:after="120" w:line="257" w:lineRule="auto"/>
        <w:ind w:left="437" w:firstLine="0"/>
        <w:contextualSpacing w:val="0"/>
        <w:pPrChange w:id="109" w:author="Zeman, Jan" w:date="2026-02-22T22:17:00Z" w16du:dateUtc="2026-02-22T21:17:00Z">
          <w:pPr>
            <w:pStyle w:val="Odstavecseseznamem"/>
            <w:spacing w:after="120" w:line="257" w:lineRule="auto"/>
            <w:ind w:left="437" w:firstLine="0"/>
          </w:pPr>
        </w:pPrChange>
      </w:pPr>
      <w:r w:rsidRPr="00475722">
        <w:t>„(2) Cílem SDZ je ověření šíře a kvality znalostí doktoranda, jeho způsobilosti osvojovat si nové poznatky, hodnotit je a tvůrčím způsobem využívat ve vztahu ke zvolenému oboru doktorského studijního programu a tématu disertační práce. Součástí SDZ je i diskuse o problematice disertační práce. Podmínkou konání SDZ je předchozí úspěšné absolvování studijního bloku. SDZ může bezprostředně navazovat na rozpravu o disertační práci.</w:t>
      </w:r>
      <w:ins w:id="110" w:author="Zeman, Jan" w:date="2026-02-22T22:17:00Z" w16du:dateUtc="2026-02-22T21:17:00Z">
        <w:r w:rsidRPr="00475722">
          <w:t xml:space="preserve"> </w:t>
        </w:r>
      </w:ins>
    </w:p>
    <w:p w14:paraId="393D3432" w14:textId="25884519" w:rsidR="00475722" w:rsidRPr="00475722" w:rsidRDefault="00475722" w:rsidP="004F2845">
      <w:pPr>
        <w:pStyle w:val="Odstavecseseznamem"/>
        <w:spacing w:after="120" w:line="257" w:lineRule="auto"/>
        <w:ind w:left="437" w:firstLine="0"/>
        <w:contextualSpacing w:val="0"/>
      </w:pPr>
      <w:r w:rsidRPr="00475722">
        <w:t>(3) SDZ se koná před zkušební komisí pro SDZ, která je na návrh vedoucího školícího pracoviště nebo člena ORO po schválení v ORO jmenována děkanem, včetně předsedy zkušební komise. V</w:t>
      </w:r>
      <w:del w:id="111" w:author="Zeman, Jan" w:date="2026-02-22T22:17:00Z" w16du:dateUtc="2026-02-22T21:17:00Z">
        <w:r w:rsidR="000047AE">
          <w:delText> </w:delText>
        </w:r>
      </w:del>
      <w:ins w:id="112" w:author="Zeman, Jan" w:date="2026-02-22T22:17:00Z" w16du:dateUtc="2026-02-22T21:17:00Z">
        <w:r w:rsidRPr="00475722">
          <w:t xml:space="preserve"> </w:t>
        </w:r>
      </w:ins>
      <w:r w:rsidRPr="00475722">
        <w:t>případě existence více návrhů na složení komise jedná ORO o všech těchto návrzích. Zkušební komise je nejméně čtyřčlenná, počet přítomných členů zkušební komise při konání SDZ nesmí být menší než tři. Školitel a školitel-specialista nejsou členy komise. Nejméně dva členové ze zkušební komise nesmí být zaměstnanci ČVUT. Zkušební komise pro daný obor může být stálá nebo může být navržena pro jednotlivé SDZ</w:t>
      </w:r>
      <w:del w:id="113" w:author="Zeman, Jan" w:date="2026-02-22T22:17:00Z" w16du:dateUtc="2026-02-22T21:17:00Z">
        <w:r w:rsidR="000047AE">
          <w:delText>.“.</w:delText>
        </w:r>
      </w:del>
      <w:ins w:id="114" w:author="Zeman, Jan" w:date="2026-02-22T22:17:00Z" w16du:dateUtc="2026-02-22T21:17:00Z">
        <w:r w:rsidRPr="00475722">
          <w:t>.“</w:t>
        </w:r>
      </w:ins>
    </w:p>
    <w:p w14:paraId="614B406A" w14:textId="6D173291" w:rsidR="008A69BC" w:rsidRDefault="008A69BC" w:rsidP="004F2845">
      <w:pPr>
        <w:pStyle w:val="Odstavecseseznamem"/>
        <w:numPr>
          <w:ilvl w:val="0"/>
          <w:numId w:val="10"/>
        </w:numPr>
        <w:spacing w:after="120" w:line="257" w:lineRule="auto"/>
        <w:ind w:hanging="437"/>
        <w:contextualSpacing w:val="0"/>
        <w:rPr>
          <w:ins w:id="115" w:author="Zeman, Jan" w:date="2026-02-22T22:17:00Z" w16du:dateUtc="2026-02-22T21:17:00Z"/>
        </w:rPr>
      </w:pPr>
      <w:r w:rsidRPr="008A69BC">
        <w:t>V</w:t>
      </w:r>
      <w:del w:id="116" w:author="Zeman, Jan" w:date="2026-02-22T22:17:00Z" w16du:dateUtc="2026-02-22T21:17:00Z">
        <w:r w:rsidR="009704B2">
          <w:delText> </w:delText>
        </w:r>
      </w:del>
      <w:ins w:id="117" w:author="Zeman, Jan" w:date="2026-02-22T22:17:00Z" w16du:dateUtc="2026-02-22T21:17:00Z">
        <w:r w:rsidRPr="008A69BC">
          <w:t xml:space="preserve"> </w:t>
        </w:r>
      </w:ins>
      <w:r w:rsidRPr="008A69BC">
        <w:t xml:space="preserve">článku 29 odst. </w:t>
      </w:r>
      <w:ins w:id="118" w:author="Zeman, Jan" w:date="2026-02-22T22:17:00Z" w16du:dateUtc="2026-02-22T21:17:00Z">
        <w:r w:rsidRPr="008A69BC">
          <w:t>4 se slovo „stánek“ nahrazuje slovem „stránek“</w:t>
        </w:r>
      </w:ins>
    </w:p>
    <w:p w14:paraId="59FCE6DD" w14:textId="23391E47" w:rsidR="008D0562" w:rsidRDefault="00475722" w:rsidP="004F2845">
      <w:pPr>
        <w:pStyle w:val="Odstavecseseznamem"/>
        <w:numPr>
          <w:ilvl w:val="0"/>
          <w:numId w:val="10"/>
        </w:numPr>
        <w:spacing w:after="120" w:line="257" w:lineRule="auto"/>
        <w:ind w:hanging="437"/>
        <w:contextualSpacing w:val="0"/>
      </w:pPr>
      <w:ins w:id="119" w:author="Zeman, Jan" w:date="2026-02-22T22:17:00Z" w16du:dateUtc="2026-02-22T21:17:00Z">
        <w:r w:rsidRPr="00475722">
          <w:t xml:space="preserve">V článku 29 odst. </w:t>
        </w:r>
      </w:ins>
      <w:r w:rsidRPr="00475722">
        <w:t>8 zní:</w:t>
      </w:r>
      <w:ins w:id="120" w:author="Zeman, Jan" w:date="2026-02-22T22:17:00Z" w16du:dateUtc="2026-02-22T21:17:00Z">
        <w:r w:rsidRPr="00475722">
          <w:t xml:space="preserve"> </w:t>
        </w:r>
      </w:ins>
    </w:p>
    <w:p w14:paraId="2C208FE1" w14:textId="2F7463A0" w:rsidR="008D0562" w:rsidRDefault="00475722" w:rsidP="004F2845">
      <w:pPr>
        <w:pStyle w:val="Odstavecseseznamem"/>
        <w:spacing w:after="120" w:line="257" w:lineRule="auto"/>
        <w:ind w:left="437" w:firstLine="0"/>
        <w:contextualSpacing w:val="0"/>
      </w:pPr>
      <w:r w:rsidRPr="00475722">
        <w:t>„(8) Zkušební komise pro SDZ v neveřejné části rozhoduje tajným hlasováním při nejméně dvoutřetinové přítomnosti svých členů. Zkušební komise nejprve hlasuje mezi stupni „prospěl“, nebo „neprospěl“. K výsledku „prospěl“ je zapotřebí, aby</w:t>
      </w:r>
      <w:del w:id="121" w:author="Zeman, Jan" w:date="2026-02-22T22:17:00Z" w16du:dateUtc="2026-02-22T21:17:00Z">
        <w:r w:rsidR="00490123">
          <w:delText> </w:delText>
        </w:r>
      </w:del>
      <w:ins w:id="122" w:author="Zeman, Jan" w:date="2026-02-22T22:17:00Z" w16du:dateUtc="2026-02-22T21:17:00Z">
        <w:r w:rsidRPr="00475722">
          <w:t xml:space="preserve"> </w:t>
        </w:r>
      </w:ins>
      <w:r w:rsidRPr="00475722">
        <w:t>pro toto hodnocení hlasovala nadpoloviční většina všech přítomných členů, v opačném případě je výsledek „neprospěl“. U</w:t>
      </w:r>
      <w:del w:id="123" w:author="Zeman, Jan" w:date="2026-02-22T22:17:00Z" w16du:dateUtc="2026-02-22T21:17:00Z">
        <w:r w:rsidR="00C91813">
          <w:delText> </w:delText>
        </w:r>
      </w:del>
      <w:ins w:id="124" w:author="Zeman, Jan" w:date="2026-02-22T22:17:00Z" w16du:dateUtc="2026-02-22T21:17:00Z">
        <w:r w:rsidRPr="00475722">
          <w:t xml:space="preserve"> </w:t>
        </w:r>
      </w:ins>
      <w:r w:rsidRPr="00475722">
        <w:t>výsledku „neprospěl“ se zkušební komise usnáší na prohlášení, kterým odůvodňuje své rozhodnutí. V případě výsledku „prospěl“ hlasuje zkušební komise dále mezi stupni „prospěl s</w:t>
      </w:r>
      <w:del w:id="125" w:author="Zeman, Jan" w:date="2026-02-22T22:17:00Z" w16du:dateUtc="2026-02-22T21:17:00Z">
        <w:r w:rsidR="00C91813">
          <w:delText> </w:delText>
        </w:r>
      </w:del>
      <w:ins w:id="126" w:author="Zeman, Jan" w:date="2026-02-22T22:17:00Z" w16du:dateUtc="2026-02-22T21:17:00Z">
        <w:r w:rsidRPr="00475722">
          <w:t xml:space="preserve"> </w:t>
        </w:r>
      </w:ins>
      <w:r w:rsidRPr="00475722">
        <w:t>vyznamenáním“ nebo „prospěl“. K hodnocení „prospěl s vyznamenáním“ je</w:t>
      </w:r>
      <w:del w:id="127" w:author="Zeman, Jan" w:date="2026-02-22T22:17:00Z" w16du:dateUtc="2026-02-22T21:17:00Z">
        <w:r w:rsidR="00490123">
          <w:delText> </w:delText>
        </w:r>
      </w:del>
      <w:ins w:id="128" w:author="Zeman, Jan" w:date="2026-02-22T22:17:00Z" w16du:dateUtc="2026-02-22T21:17:00Z">
        <w:r w:rsidRPr="00475722">
          <w:t xml:space="preserve"> </w:t>
        </w:r>
      </w:ins>
      <w:r w:rsidRPr="00475722">
        <w:t>zapotřebí, aby pro</w:t>
      </w:r>
      <w:del w:id="129" w:author="Zeman, Jan" w:date="2026-02-22T22:17:00Z" w16du:dateUtc="2026-02-22T21:17:00Z">
        <w:r w:rsidR="00C91813">
          <w:delText> </w:delText>
        </w:r>
      </w:del>
      <w:ins w:id="130" w:author="Zeman, Jan" w:date="2026-02-22T22:17:00Z" w16du:dateUtc="2026-02-22T21:17:00Z">
        <w:r w:rsidRPr="00475722">
          <w:t xml:space="preserve"> </w:t>
        </w:r>
      </w:ins>
      <w:r w:rsidRPr="00475722">
        <w:t>toto hodnocení hlasovala nadpoloviční většina všech přítomných členů, v</w:t>
      </w:r>
      <w:del w:id="131" w:author="Zeman, Jan" w:date="2026-02-22T22:17:00Z" w16du:dateUtc="2026-02-22T21:17:00Z">
        <w:r w:rsidR="00490123">
          <w:delText> </w:delText>
        </w:r>
      </w:del>
      <w:ins w:id="132" w:author="Zeman, Jan" w:date="2026-02-22T22:17:00Z" w16du:dateUtc="2026-02-22T21:17:00Z">
        <w:r w:rsidRPr="00475722">
          <w:t xml:space="preserve"> </w:t>
        </w:r>
      </w:ins>
      <w:r w:rsidRPr="00475722">
        <w:t>opačném případě je výsledek „prospěl</w:t>
      </w:r>
      <w:del w:id="133" w:author="Zeman, Jan" w:date="2026-02-22T22:17:00Z" w16du:dateUtc="2026-02-22T21:17:00Z">
        <w:r w:rsidR="007C261C" w:rsidRPr="007C261C">
          <w:delText>“.</w:delText>
        </w:r>
        <w:r w:rsidR="007C261C">
          <w:delText>“.</w:delText>
        </w:r>
      </w:del>
      <w:ins w:id="134" w:author="Zeman, Jan" w:date="2026-02-22T22:17:00Z" w16du:dateUtc="2026-02-22T21:17:00Z">
        <w:r w:rsidRPr="00475722">
          <w:t>“.“</w:t>
        </w:r>
      </w:ins>
    </w:p>
    <w:p w14:paraId="7AAAFF6B" w14:textId="77777777" w:rsidR="008D0562" w:rsidRDefault="00475722" w:rsidP="004F2845">
      <w:pPr>
        <w:pStyle w:val="Odstavecseseznamem"/>
        <w:numPr>
          <w:ilvl w:val="0"/>
          <w:numId w:val="10"/>
        </w:numPr>
        <w:spacing w:after="120" w:line="257" w:lineRule="auto"/>
        <w:ind w:hanging="437"/>
        <w:contextualSpacing w:val="0"/>
      </w:pPr>
      <w:r w:rsidRPr="00475722">
        <w:t>V</w:t>
      </w:r>
      <w:del w:id="135" w:author="Zeman, Jan" w:date="2026-02-22T22:17:00Z" w16du:dateUtc="2026-02-22T21:17:00Z">
        <w:r w:rsidR="009704B2">
          <w:delText> </w:delText>
        </w:r>
      </w:del>
      <w:ins w:id="136" w:author="Zeman, Jan" w:date="2026-02-22T22:17:00Z" w16du:dateUtc="2026-02-22T21:17:00Z">
        <w:r w:rsidRPr="00475722">
          <w:t xml:space="preserve"> </w:t>
        </w:r>
      </w:ins>
      <w:r w:rsidRPr="00475722">
        <w:t>článku 30 odst. 1 zní:</w:t>
      </w:r>
      <w:ins w:id="137" w:author="Zeman, Jan" w:date="2026-02-22T22:17:00Z" w16du:dateUtc="2026-02-22T21:17:00Z">
        <w:r w:rsidRPr="00475722">
          <w:t xml:space="preserve"> </w:t>
        </w:r>
      </w:ins>
    </w:p>
    <w:p w14:paraId="1171BDEE" w14:textId="77777777" w:rsidR="008D0562" w:rsidRDefault="00475722" w:rsidP="004F2845">
      <w:pPr>
        <w:pStyle w:val="Odstavecseseznamem"/>
        <w:spacing w:after="120" w:line="257" w:lineRule="auto"/>
        <w:ind w:left="437" w:firstLine="0"/>
        <w:contextualSpacing w:val="0"/>
        <w:pPrChange w:id="138" w:author="Zeman, Jan" w:date="2026-02-22T22:17:00Z" w16du:dateUtc="2026-02-22T21:17:00Z">
          <w:pPr>
            <w:pStyle w:val="Odstavecseseznamem"/>
            <w:spacing w:after="120" w:line="257" w:lineRule="auto"/>
            <w:ind w:left="437" w:firstLine="0"/>
          </w:pPr>
        </w:pPrChange>
      </w:pPr>
      <w:r w:rsidRPr="00475722">
        <w:t>„(1) Doktorand odevzdává pro započetí řízení k obhajobě své disertační práce písemnou žádost o</w:t>
      </w:r>
      <w:del w:id="139" w:author="Zeman, Jan" w:date="2026-02-22T22:17:00Z" w16du:dateUtc="2026-02-22T21:17:00Z">
        <w:r w:rsidR="00BE4549">
          <w:delText> povolení obhajoby</w:delText>
        </w:r>
      </w:del>
      <w:ins w:id="140" w:author="Zeman, Jan" w:date="2026-02-22T22:17:00Z" w16du:dateUtc="2026-02-22T21:17:00Z">
        <w:r w:rsidRPr="00475722">
          <w:t xml:space="preserve"> obhajobu</w:t>
        </w:r>
      </w:ins>
      <w:r w:rsidRPr="00475722">
        <w:t xml:space="preserve"> (na stanoveném formuláři), disertační práci ve čtyřech vyhotoveních a</w:t>
      </w:r>
      <w:del w:id="141" w:author="Zeman, Jan" w:date="2026-02-22T22:17:00Z" w16du:dateUtc="2026-02-22T21:17:00Z">
        <w:r w:rsidR="00BE4549">
          <w:delText> </w:delText>
        </w:r>
      </w:del>
      <w:ins w:id="142" w:author="Zeman, Jan" w:date="2026-02-22T22:17:00Z" w16du:dateUtc="2026-02-22T21:17:00Z">
        <w:r w:rsidRPr="00475722">
          <w:t xml:space="preserve"> </w:t>
        </w:r>
      </w:ins>
      <w:r w:rsidRPr="00475722">
        <w:t>v</w:t>
      </w:r>
      <w:del w:id="143" w:author="Zeman, Jan" w:date="2026-02-22T22:17:00Z" w16du:dateUtc="2026-02-22T21:17:00Z">
        <w:r w:rsidR="00BE4549">
          <w:delText> </w:delText>
        </w:r>
      </w:del>
      <w:ins w:id="144" w:author="Zeman, Jan" w:date="2026-02-22T22:17:00Z" w16du:dateUtc="2026-02-22T21:17:00Z">
        <w:r w:rsidRPr="00475722">
          <w:t xml:space="preserve"> </w:t>
        </w:r>
      </w:ins>
      <w:r w:rsidRPr="00475722">
        <w:t>elektronické podobě ve formátu PDF dle článku 35, životopis, posudek školitele a seznam vlastních publikací (projektů) včetně jejich ohlasů dělený na práce k tématu disertační práce a</w:t>
      </w:r>
      <w:del w:id="145" w:author="Zeman, Jan" w:date="2026-02-22T22:17:00Z" w16du:dateUtc="2026-02-22T21:17:00Z">
        <w:r w:rsidR="00BE4549">
          <w:delText> </w:delText>
        </w:r>
      </w:del>
      <w:ins w:id="146" w:author="Zeman, Jan" w:date="2026-02-22T22:17:00Z" w16du:dateUtc="2026-02-22T21:17:00Z">
        <w:r w:rsidRPr="00475722">
          <w:t xml:space="preserve"> </w:t>
        </w:r>
      </w:ins>
      <w:r w:rsidRPr="00475722">
        <w:t>na</w:t>
      </w:r>
      <w:del w:id="147" w:author="Zeman, Jan" w:date="2026-02-22T22:17:00Z" w16du:dateUtc="2026-02-22T21:17:00Z">
        <w:r w:rsidR="00BE4549">
          <w:delText> </w:delText>
        </w:r>
      </w:del>
      <w:ins w:id="148" w:author="Zeman, Jan" w:date="2026-02-22T22:17:00Z" w16du:dateUtc="2026-02-22T21:17:00Z">
        <w:r w:rsidRPr="00475722">
          <w:t xml:space="preserve"> </w:t>
        </w:r>
      </w:ins>
      <w:r w:rsidRPr="00475722">
        <w:t>ostatní. Podmínkou odevzdání disertační práce je předchozí úspěšné absolvování studijního bloku (čl. 27) a publikace nebo přijetí k publikaci alespoň jednoho odborného článku nebo příspěvku ve sborníku konference buď</w:t>
      </w:r>
      <w:ins w:id="149" w:author="Zeman, Jan" w:date="2026-02-22T22:17:00Z" w16du:dateUtc="2026-02-22T21:17:00Z">
        <w:r w:rsidRPr="00475722">
          <w:t xml:space="preserve"> </w:t>
        </w:r>
      </w:ins>
    </w:p>
    <w:p w14:paraId="5A4F755D" w14:textId="77777777" w:rsidR="008D0562" w:rsidRDefault="00475722" w:rsidP="004F2845">
      <w:pPr>
        <w:pStyle w:val="Odstavecseseznamem"/>
        <w:spacing w:after="120" w:line="257" w:lineRule="auto"/>
        <w:ind w:left="708" w:firstLine="0"/>
        <w:contextualSpacing w:val="0"/>
        <w:pPrChange w:id="150" w:author="Zeman, Jan" w:date="2026-02-22T22:17:00Z" w16du:dateUtc="2026-02-22T21:17:00Z">
          <w:pPr>
            <w:pStyle w:val="Odstavecseseznamem"/>
            <w:spacing w:before="120" w:after="120" w:line="257" w:lineRule="auto"/>
            <w:ind w:left="437" w:firstLine="0"/>
            <w:contextualSpacing w:val="0"/>
          </w:pPr>
        </w:pPrChange>
      </w:pPr>
      <w:r w:rsidRPr="00475722">
        <w:t>a)</w:t>
      </w:r>
      <w:del w:id="151" w:author="Zeman, Jan" w:date="2026-02-22T22:17:00Z" w16du:dateUtc="2026-02-22T21:17:00Z">
        <w:r w:rsidR="00BE4549">
          <w:tab/>
        </w:r>
      </w:del>
      <w:ins w:id="152" w:author="Zeman, Jan" w:date="2026-02-22T22:17:00Z" w16du:dateUtc="2026-02-22T21:17:00Z">
        <w:r w:rsidRPr="00475722">
          <w:t xml:space="preserve"> </w:t>
        </w:r>
      </w:ins>
      <w:r w:rsidRPr="00475722">
        <w:t xml:space="preserve">v impaktovaném časopise databáze </w:t>
      </w:r>
      <w:proofErr w:type="spellStart"/>
      <w:r w:rsidRPr="00475722">
        <w:t>WoS</w:t>
      </w:r>
      <w:proofErr w:type="spellEnd"/>
      <w:r w:rsidRPr="00475722">
        <w:t xml:space="preserve"> SCI-</w:t>
      </w:r>
      <w:proofErr w:type="spellStart"/>
      <w:r w:rsidRPr="00475722">
        <w:t>Expanded</w:t>
      </w:r>
      <w:proofErr w:type="spellEnd"/>
      <w:r w:rsidRPr="00475722">
        <w:t xml:space="preserve"> nebo </w:t>
      </w:r>
      <w:proofErr w:type="spellStart"/>
      <w:r w:rsidRPr="00475722">
        <w:t>Scopus</w:t>
      </w:r>
      <w:proofErr w:type="spellEnd"/>
      <w:r w:rsidRPr="00475722">
        <w:t>, nebo</w:t>
      </w:r>
      <w:ins w:id="153" w:author="Zeman, Jan" w:date="2026-02-22T22:17:00Z" w16du:dateUtc="2026-02-22T21:17:00Z">
        <w:r w:rsidRPr="00475722">
          <w:t xml:space="preserve"> </w:t>
        </w:r>
      </w:ins>
    </w:p>
    <w:p w14:paraId="4B6E02CE" w14:textId="7FC0C22C" w:rsidR="008D0562" w:rsidRDefault="00475722" w:rsidP="004F2845">
      <w:pPr>
        <w:pStyle w:val="Odstavecseseznamem"/>
        <w:spacing w:after="120" w:line="257" w:lineRule="auto"/>
        <w:ind w:left="708" w:firstLine="0"/>
        <w:contextualSpacing w:val="0"/>
        <w:pPrChange w:id="154" w:author="Zeman, Jan" w:date="2026-02-22T22:17:00Z" w16du:dateUtc="2026-02-22T21:17:00Z">
          <w:pPr>
            <w:pStyle w:val="Odstavecseseznamem"/>
            <w:spacing w:before="120" w:after="120" w:line="257" w:lineRule="auto"/>
            <w:ind w:left="437" w:firstLine="0"/>
            <w:contextualSpacing w:val="0"/>
          </w:pPr>
        </w:pPrChange>
      </w:pPr>
      <w:r w:rsidRPr="00475722">
        <w:t>b)</w:t>
      </w:r>
      <w:del w:id="155" w:author="Zeman, Jan" w:date="2026-02-22T22:17:00Z" w16du:dateUtc="2026-02-22T21:17:00Z">
        <w:r w:rsidR="00BE4549">
          <w:tab/>
        </w:r>
      </w:del>
      <w:ins w:id="156" w:author="Zeman, Jan" w:date="2026-02-22T22:17:00Z" w16du:dateUtc="2026-02-22T21:17:00Z">
        <w:r w:rsidRPr="00475722">
          <w:t xml:space="preserve"> </w:t>
        </w:r>
      </w:ins>
      <w:r w:rsidRPr="00475722">
        <w:t xml:space="preserve">v časopise databáze </w:t>
      </w:r>
      <w:proofErr w:type="spellStart"/>
      <w:r w:rsidRPr="00475722">
        <w:t>MathSciNet</w:t>
      </w:r>
      <w:proofErr w:type="spellEnd"/>
      <w:r w:rsidRPr="00475722">
        <w:t>, nebo</w:t>
      </w:r>
      <w:ins w:id="157" w:author="Zeman, Jan" w:date="2026-02-22T22:17:00Z" w16du:dateUtc="2026-02-22T21:17:00Z">
        <w:r w:rsidRPr="00475722">
          <w:t xml:space="preserve"> </w:t>
        </w:r>
      </w:ins>
    </w:p>
    <w:p w14:paraId="3DE66B2F" w14:textId="77777777" w:rsidR="008D0562" w:rsidRDefault="00475722" w:rsidP="004F2845">
      <w:pPr>
        <w:pStyle w:val="Odstavecseseznamem"/>
        <w:spacing w:after="120" w:line="257" w:lineRule="auto"/>
        <w:ind w:left="708" w:firstLine="0"/>
        <w:contextualSpacing w:val="0"/>
        <w:pPrChange w:id="158" w:author="Zeman, Jan" w:date="2026-02-22T22:17:00Z" w16du:dateUtc="2026-02-22T21:17:00Z">
          <w:pPr>
            <w:pStyle w:val="Odstavecseseznamem"/>
            <w:spacing w:before="120" w:after="120" w:line="257" w:lineRule="auto"/>
            <w:ind w:left="437" w:firstLine="0"/>
            <w:contextualSpacing w:val="0"/>
          </w:pPr>
        </w:pPrChange>
      </w:pPr>
      <w:r w:rsidRPr="00475722">
        <w:t>c)</w:t>
      </w:r>
      <w:del w:id="159" w:author="Zeman, Jan" w:date="2026-02-22T22:17:00Z" w16du:dateUtc="2026-02-22T21:17:00Z">
        <w:r w:rsidR="00BE4549">
          <w:tab/>
        </w:r>
      </w:del>
      <w:ins w:id="160" w:author="Zeman, Jan" w:date="2026-02-22T22:17:00Z" w16du:dateUtc="2026-02-22T21:17:00Z">
        <w:r w:rsidR="008D0562">
          <w:t xml:space="preserve"> </w:t>
        </w:r>
      </w:ins>
      <w:r w:rsidRPr="00475722">
        <w:t xml:space="preserve">ve sborníku konference zařazené do žebříčku </w:t>
      </w:r>
      <w:ins w:id="161" w:author="Zeman, Jan" w:date="2026-02-22T22:17:00Z" w16du:dateUtc="2026-02-22T21:17:00Z">
        <w:r w:rsidRPr="00475722">
          <w:t xml:space="preserve">organizace </w:t>
        </w:r>
      </w:ins>
      <w:r w:rsidRPr="00475722">
        <w:t>CORE</w:t>
      </w:r>
      <w:del w:id="162" w:author="Zeman, Jan" w:date="2026-02-22T22:17:00Z" w16du:dateUtc="2026-02-22T21:17:00Z">
        <w:r w:rsidR="00BE4549">
          <w:delText>, The Computing Research and Educacion Association of Australasia,</w:delText>
        </w:r>
      </w:del>
      <w:ins w:id="163" w:author="Zeman, Jan" w:date="2026-02-22T22:17:00Z" w16du:dateUtc="2026-02-22T21:17:00Z">
        <w:r w:rsidRPr="00475722">
          <w:t xml:space="preserve"> (případně žebříčku nástupnického),</w:t>
        </w:r>
      </w:ins>
      <w:r w:rsidRPr="00475722">
        <w:t xml:space="preserve"> nebo</w:t>
      </w:r>
      <w:ins w:id="164" w:author="Zeman, Jan" w:date="2026-02-22T22:17:00Z" w16du:dateUtc="2026-02-22T21:17:00Z">
        <w:r w:rsidRPr="00475722">
          <w:t xml:space="preserve"> </w:t>
        </w:r>
      </w:ins>
    </w:p>
    <w:p w14:paraId="6E0E7D80" w14:textId="77777777" w:rsidR="008D0562" w:rsidRDefault="00475722" w:rsidP="004F2845">
      <w:pPr>
        <w:pStyle w:val="Odstavecseseznamem"/>
        <w:spacing w:after="120" w:line="257" w:lineRule="auto"/>
        <w:ind w:left="708" w:firstLine="0"/>
        <w:contextualSpacing w:val="0"/>
        <w:pPrChange w:id="165" w:author="Zeman, Jan" w:date="2026-02-22T22:17:00Z" w16du:dateUtc="2026-02-22T21:17:00Z">
          <w:pPr>
            <w:pStyle w:val="Odstavecseseznamem"/>
            <w:spacing w:before="120" w:after="120" w:line="257" w:lineRule="auto"/>
            <w:ind w:left="437" w:firstLine="0"/>
            <w:contextualSpacing w:val="0"/>
          </w:pPr>
        </w:pPrChange>
      </w:pPr>
      <w:r w:rsidRPr="00475722">
        <w:t>d)</w:t>
      </w:r>
      <w:del w:id="166" w:author="Zeman, Jan" w:date="2026-02-22T22:17:00Z" w16du:dateUtc="2026-02-22T21:17:00Z">
        <w:r w:rsidR="00BE4549">
          <w:tab/>
        </w:r>
      </w:del>
      <w:ins w:id="167" w:author="Zeman, Jan" w:date="2026-02-22T22:17:00Z" w16du:dateUtc="2026-02-22T21:17:00Z">
        <w:r w:rsidRPr="00475722">
          <w:t xml:space="preserve"> </w:t>
        </w:r>
      </w:ins>
      <w:r w:rsidRPr="00475722">
        <w:t>pro oblast architektury a umění v odborném časopise nebo ve sborníku odborné konference, nebo</w:t>
      </w:r>
      <w:ins w:id="168" w:author="Zeman, Jan" w:date="2026-02-22T22:17:00Z" w16du:dateUtc="2026-02-22T21:17:00Z">
        <w:r w:rsidRPr="00475722">
          <w:t xml:space="preserve"> </w:t>
        </w:r>
      </w:ins>
    </w:p>
    <w:p w14:paraId="19DD1702" w14:textId="77777777" w:rsidR="008D0562" w:rsidRDefault="00475722" w:rsidP="004F2845">
      <w:pPr>
        <w:pStyle w:val="Odstavecseseznamem"/>
        <w:spacing w:after="120" w:line="257" w:lineRule="auto"/>
        <w:ind w:left="708" w:firstLine="0"/>
        <w:contextualSpacing w:val="0"/>
        <w:pPrChange w:id="169" w:author="Zeman, Jan" w:date="2026-02-22T22:17:00Z" w16du:dateUtc="2026-02-22T21:17:00Z">
          <w:pPr>
            <w:pStyle w:val="Odstavecseseznamem"/>
            <w:spacing w:before="120" w:after="120" w:line="257" w:lineRule="auto"/>
            <w:ind w:left="437" w:firstLine="0"/>
            <w:contextualSpacing w:val="0"/>
          </w:pPr>
        </w:pPrChange>
      </w:pPr>
      <w:r w:rsidRPr="00475722">
        <w:t>e)</w:t>
      </w:r>
      <w:del w:id="170" w:author="Zeman, Jan" w:date="2026-02-22T22:17:00Z" w16du:dateUtc="2026-02-22T21:17:00Z">
        <w:r w:rsidR="00BE4549">
          <w:tab/>
        </w:r>
      </w:del>
      <w:ins w:id="171" w:author="Zeman, Jan" w:date="2026-02-22T22:17:00Z" w16du:dateUtc="2026-02-22T21:17:00Z">
        <w:r w:rsidRPr="00475722">
          <w:t xml:space="preserve"> </w:t>
        </w:r>
      </w:ins>
      <w:r w:rsidRPr="00475722">
        <w:t>v časopisu nebo sborníku konference podle vnitřního předpisu fakulty.</w:t>
      </w:r>
      <w:ins w:id="172" w:author="Zeman, Jan" w:date="2026-02-22T22:17:00Z" w16du:dateUtc="2026-02-22T21:17:00Z">
        <w:r w:rsidRPr="00475722">
          <w:t xml:space="preserve"> </w:t>
        </w:r>
      </w:ins>
    </w:p>
    <w:p w14:paraId="5F3E2EB6" w14:textId="3CF18DE3" w:rsidR="00475722" w:rsidRPr="00475722" w:rsidRDefault="00475722" w:rsidP="004F2845">
      <w:pPr>
        <w:pStyle w:val="Odstavecseseznamem"/>
        <w:spacing w:after="120" w:line="257" w:lineRule="auto"/>
        <w:ind w:left="437" w:firstLine="0"/>
        <w:contextualSpacing w:val="0"/>
      </w:pPr>
      <w:r w:rsidRPr="00475722">
        <w:t xml:space="preserve">Článek nebo příspěvek se vztahuje k tématu disertace, doktorand je jeho hlavním autorem a </w:t>
      </w:r>
      <w:del w:id="173" w:author="Zeman, Jan" w:date="2026-02-22T22:17:00Z" w16du:dateUtc="2026-02-22T21:17:00Z">
        <w:r w:rsidR="00BE4549">
          <w:delText>jeho</w:delText>
        </w:r>
      </w:del>
      <w:ins w:id="174" w:author="Zeman, Jan" w:date="2026-02-22T22:17:00Z" w16du:dateUtc="2026-02-22T21:17:00Z">
        <w:r w:rsidRPr="00475722">
          <w:t>jako</w:t>
        </w:r>
      </w:ins>
      <w:r w:rsidRPr="00475722">
        <w:t xml:space="preserve"> afiliaci uvádí ČVUT. Publikační podmínka může být dále upravena vnitřním předpisem fakulty</w:t>
      </w:r>
      <w:del w:id="175" w:author="Zeman, Jan" w:date="2026-02-22T22:17:00Z" w16du:dateUtc="2026-02-22T21:17:00Z">
        <w:r w:rsidR="00BE4549">
          <w:delText>.“.</w:delText>
        </w:r>
      </w:del>
      <w:ins w:id="176" w:author="Zeman, Jan" w:date="2026-02-22T22:17:00Z" w16du:dateUtc="2026-02-22T21:17:00Z">
        <w:r w:rsidRPr="00475722">
          <w:t>.“</w:t>
        </w:r>
      </w:ins>
    </w:p>
    <w:p w14:paraId="66744341" w14:textId="77777777" w:rsidR="008D0562" w:rsidRDefault="00475722" w:rsidP="004F2845">
      <w:pPr>
        <w:pStyle w:val="Odstavecseseznamem"/>
        <w:numPr>
          <w:ilvl w:val="0"/>
          <w:numId w:val="10"/>
        </w:numPr>
        <w:spacing w:after="120" w:line="257" w:lineRule="auto"/>
        <w:ind w:hanging="437"/>
        <w:contextualSpacing w:val="0"/>
      </w:pPr>
      <w:r w:rsidRPr="00475722">
        <w:t>V</w:t>
      </w:r>
      <w:del w:id="177" w:author="Zeman, Jan" w:date="2026-02-22T22:17:00Z" w16du:dateUtc="2026-02-22T21:17:00Z">
        <w:r w:rsidR="009704B2">
          <w:delText> </w:delText>
        </w:r>
      </w:del>
      <w:ins w:id="178" w:author="Zeman, Jan" w:date="2026-02-22T22:17:00Z" w16du:dateUtc="2026-02-22T21:17:00Z">
        <w:r w:rsidRPr="00475722">
          <w:t xml:space="preserve"> </w:t>
        </w:r>
      </w:ins>
      <w:r w:rsidRPr="00475722">
        <w:t>článku 30 odst. 3 zní:</w:t>
      </w:r>
      <w:ins w:id="179" w:author="Zeman, Jan" w:date="2026-02-22T22:17:00Z" w16du:dateUtc="2026-02-22T21:17:00Z">
        <w:r w:rsidRPr="00475722">
          <w:t xml:space="preserve"> </w:t>
        </w:r>
      </w:ins>
    </w:p>
    <w:p w14:paraId="6F92E6BD" w14:textId="0A472572" w:rsidR="00475722" w:rsidRPr="00475722" w:rsidRDefault="00475722" w:rsidP="004F2845">
      <w:pPr>
        <w:pStyle w:val="Odstavecseseznamem"/>
        <w:spacing w:after="120" w:line="257" w:lineRule="auto"/>
        <w:ind w:left="437" w:firstLine="0"/>
        <w:contextualSpacing w:val="0"/>
      </w:pPr>
      <w:r w:rsidRPr="00475722">
        <w:t>„(3) Komise pro obhajobu disertační práce je jmenována podle stejných pravidel jako pro SDZ podle čl. 29 odst. 3 a 4. Právo účastnit se obhajoby, a to i neveřejné části jednání, mají rovněž oponenti. Počet členů komise bez oponentů musí být alespoň čtyři, počet přítomných členů zkušební komise při konání obhajoby disertační práce nesmí být menší než tři. Jednání komise včetně její neveřejné části se účastní i školitel</w:t>
      </w:r>
      <w:del w:id="180" w:author="Zeman, Jan" w:date="2026-02-22T22:17:00Z" w16du:dateUtc="2026-02-22T21:17:00Z">
        <w:r w:rsidR="00BE4549" w:rsidRPr="00BE4549">
          <w:delText>.</w:delText>
        </w:r>
        <w:r w:rsidR="00BE4549">
          <w:delText>“.</w:delText>
        </w:r>
      </w:del>
      <w:ins w:id="181" w:author="Zeman, Jan" w:date="2026-02-22T22:17:00Z" w16du:dateUtc="2026-02-22T21:17:00Z">
        <w:r w:rsidRPr="00475722">
          <w:t>.“</w:t>
        </w:r>
      </w:ins>
    </w:p>
    <w:p w14:paraId="172FFD5C" w14:textId="77777777" w:rsidR="008D0562" w:rsidRDefault="00475722" w:rsidP="004F2845">
      <w:pPr>
        <w:pStyle w:val="Odstavecseseznamem"/>
        <w:numPr>
          <w:ilvl w:val="0"/>
          <w:numId w:val="10"/>
        </w:numPr>
        <w:spacing w:after="120" w:line="257" w:lineRule="auto"/>
        <w:ind w:hanging="437"/>
        <w:contextualSpacing w:val="0"/>
      </w:pPr>
      <w:r w:rsidRPr="00475722">
        <w:t>V</w:t>
      </w:r>
      <w:del w:id="182" w:author="Zeman, Jan" w:date="2026-02-22T22:17:00Z" w16du:dateUtc="2026-02-22T21:17:00Z">
        <w:r w:rsidR="009704B2">
          <w:delText> </w:delText>
        </w:r>
      </w:del>
      <w:ins w:id="183" w:author="Zeman, Jan" w:date="2026-02-22T22:17:00Z" w16du:dateUtc="2026-02-22T21:17:00Z">
        <w:r w:rsidRPr="00475722">
          <w:t xml:space="preserve"> </w:t>
        </w:r>
      </w:ins>
      <w:r w:rsidRPr="00475722">
        <w:t>článku 30 odst. 8 zní:</w:t>
      </w:r>
      <w:ins w:id="184" w:author="Zeman, Jan" w:date="2026-02-22T22:17:00Z" w16du:dateUtc="2026-02-22T21:17:00Z">
        <w:r w:rsidRPr="00475722">
          <w:t xml:space="preserve"> </w:t>
        </w:r>
      </w:ins>
    </w:p>
    <w:p w14:paraId="7F1D1A1A" w14:textId="77777777" w:rsidR="008D0562" w:rsidRDefault="00475722" w:rsidP="004F2845">
      <w:pPr>
        <w:pStyle w:val="Odstavecseseznamem"/>
        <w:spacing w:after="120" w:line="257" w:lineRule="auto"/>
        <w:ind w:left="437" w:firstLine="0"/>
        <w:contextualSpacing w:val="0"/>
      </w:pPr>
      <w:r w:rsidRPr="00475722">
        <w:t>„(8) Konání obhajoby disertační práce je zveřejněno ve veřejné části internetových stránek příslušné fakulty, nejméně 3 týdny předem. Své připomínky může každý podat písemně předsedovi komise pro obhajobu disertační práce nebo ústně přednést při obhajobě disertační práce. Uchazeč je povinen k nim zaujmout stanovisko</w:t>
      </w:r>
      <w:del w:id="185" w:author="Zeman, Jan" w:date="2026-02-22T22:17:00Z" w16du:dateUtc="2026-02-22T21:17:00Z">
        <w:r w:rsidR="00F84B46" w:rsidRPr="00F84B46">
          <w:delText>.</w:delText>
        </w:r>
        <w:r w:rsidR="00F84B46">
          <w:delText>“.</w:delText>
        </w:r>
      </w:del>
      <w:ins w:id="186" w:author="Zeman, Jan" w:date="2026-02-22T22:17:00Z" w16du:dateUtc="2026-02-22T21:17:00Z">
        <w:r w:rsidRPr="00475722">
          <w:t>.“</w:t>
        </w:r>
      </w:ins>
    </w:p>
    <w:p w14:paraId="39DC2EC3" w14:textId="77777777" w:rsidR="004F2845" w:rsidRDefault="00475722" w:rsidP="004F2845">
      <w:pPr>
        <w:pStyle w:val="Odstavecseseznamem"/>
        <w:numPr>
          <w:ilvl w:val="0"/>
          <w:numId w:val="10"/>
        </w:numPr>
        <w:spacing w:after="120" w:line="257" w:lineRule="auto"/>
        <w:ind w:hanging="437"/>
        <w:contextualSpacing w:val="0"/>
      </w:pPr>
      <w:r w:rsidRPr="00475722">
        <w:t>V</w:t>
      </w:r>
      <w:del w:id="187" w:author="Zeman, Jan" w:date="2026-02-22T22:17:00Z" w16du:dateUtc="2026-02-22T21:17:00Z">
        <w:r w:rsidR="009704B2">
          <w:delText> </w:delText>
        </w:r>
      </w:del>
      <w:ins w:id="188" w:author="Zeman, Jan" w:date="2026-02-22T22:17:00Z" w16du:dateUtc="2026-02-22T21:17:00Z">
        <w:r w:rsidRPr="00475722">
          <w:t xml:space="preserve"> </w:t>
        </w:r>
      </w:ins>
      <w:r w:rsidRPr="00475722">
        <w:t>článku 30 odst. 11 zní:</w:t>
      </w:r>
      <w:ins w:id="189" w:author="Zeman, Jan" w:date="2026-02-22T22:17:00Z" w16du:dateUtc="2026-02-22T21:17:00Z">
        <w:r w:rsidRPr="00475722">
          <w:t xml:space="preserve"> </w:t>
        </w:r>
      </w:ins>
    </w:p>
    <w:p w14:paraId="09E3A3E6" w14:textId="161EE24C" w:rsidR="008D0562" w:rsidRDefault="00475722" w:rsidP="004F2845">
      <w:pPr>
        <w:pStyle w:val="Odstavecseseznamem"/>
        <w:spacing w:after="120" w:line="257" w:lineRule="auto"/>
        <w:ind w:left="437" w:firstLine="0"/>
        <w:contextualSpacing w:val="0"/>
      </w:pPr>
      <w:r w:rsidRPr="00475722">
        <w:t>„(11) Komise pro obhajobu disertační práce o výsledku obhajoby disertační práce rozhoduje tajným hlasováním při nejméně dvoutřetinové přítomnosti svých členů. Celkové hodnocení je „obhájil“ nebo „neobhájil“. K hodnocení „obhájil“ je zapotřebí nadpoloviční většiny hlasů všech přítomných členů, v opačném případě je výsledek „neobhájil“. V případě negativního výsledku hlasování se komise usnáší na prohlášení, které odůvodňuje příslušné rozhodnutí</w:t>
      </w:r>
      <w:del w:id="190" w:author="Zeman, Jan" w:date="2026-02-22T22:17:00Z" w16du:dateUtc="2026-02-22T21:17:00Z">
        <w:r w:rsidR="00953FB6" w:rsidRPr="00953FB6">
          <w:delText>.</w:delText>
        </w:r>
        <w:r w:rsidR="00953FB6">
          <w:delText>“.</w:delText>
        </w:r>
      </w:del>
      <w:ins w:id="191" w:author="Zeman, Jan" w:date="2026-02-22T22:17:00Z" w16du:dateUtc="2026-02-22T21:17:00Z">
        <w:r w:rsidRPr="00475722">
          <w:t>.“</w:t>
        </w:r>
      </w:ins>
    </w:p>
    <w:p w14:paraId="069E1B5B" w14:textId="2F64C21E" w:rsidR="008D0562" w:rsidRDefault="00475722" w:rsidP="004F2845">
      <w:pPr>
        <w:pStyle w:val="Odstavecseseznamem"/>
        <w:numPr>
          <w:ilvl w:val="0"/>
          <w:numId w:val="10"/>
        </w:numPr>
        <w:spacing w:after="120" w:line="257" w:lineRule="auto"/>
        <w:ind w:hanging="437"/>
        <w:contextualSpacing w:val="0"/>
        <w:rPr>
          <w:ins w:id="192" w:author="Zeman, Jan" w:date="2026-02-22T22:17:00Z" w16du:dateUtc="2026-02-22T21:17:00Z"/>
        </w:rPr>
      </w:pPr>
      <w:r w:rsidRPr="00475722">
        <w:t>V</w:t>
      </w:r>
      <w:del w:id="193" w:author="Zeman, Jan" w:date="2026-02-22T22:17:00Z" w16du:dateUtc="2026-02-22T21:17:00Z">
        <w:r w:rsidR="00E124F7">
          <w:delText> </w:delText>
        </w:r>
      </w:del>
      <w:ins w:id="194" w:author="Zeman, Jan" w:date="2026-02-22T22:17:00Z" w16du:dateUtc="2026-02-22T21:17:00Z">
        <w:r w:rsidRPr="00475722">
          <w:t xml:space="preserve"> článku 33 odst. 4 se slovo „oboru“ nahrazuje slovem „specializaci“.</w:t>
        </w:r>
      </w:ins>
    </w:p>
    <w:p w14:paraId="765F9FD1" w14:textId="77777777" w:rsidR="008D0562" w:rsidRDefault="00475722" w:rsidP="004F2845">
      <w:pPr>
        <w:pStyle w:val="Odstavecseseznamem"/>
        <w:numPr>
          <w:ilvl w:val="0"/>
          <w:numId w:val="10"/>
        </w:numPr>
        <w:spacing w:after="120" w:line="257" w:lineRule="auto"/>
        <w:ind w:hanging="437"/>
        <w:contextualSpacing w:val="0"/>
      </w:pPr>
      <w:ins w:id="195" w:author="Zeman, Jan" w:date="2026-02-22T22:17:00Z" w16du:dateUtc="2026-02-22T21:17:00Z">
        <w:r w:rsidRPr="00475722">
          <w:t xml:space="preserve">V </w:t>
        </w:r>
      </w:ins>
      <w:r w:rsidRPr="00475722">
        <w:t>článku 34 odst. 2 zní:</w:t>
      </w:r>
      <w:ins w:id="196" w:author="Zeman, Jan" w:date="2026-02-22T22:17:00Z" w16du:dateUtc="2026-02-22T21:17:00Z">
        <w:r w:rsidRPr="00475722">
          <w:t xml:space="preserve"> </w:t>
        </w:r>
      </w:ins>
    </w:p>
    <w:p w14:paraId="25B6B507" w14:textId="2D1AC0B5" w:rsidR="00475722" w:rsidRPr="00475722" w:rsidRDefault="00475722" w:rsidP="004F2845">
      <w:pPr>
        <w:pStyle w:val="Odstavecseseznamem"/>
        <w:spacing w:after="120" w:line="257" w:lineRule="auto"/>
        <w:ind w:left="437" w:firstLine="0"/>
        <w:contextualSpacing w:val="0"/>
      </w:pPr>
      <w:r w:rsidRPr="00475722">
        <w:t>„(2) Studium v doktorském studijním programu se řádně ukončuje absolvováním studia ve</w:t>
      </w:r>
      <w:del w:id="197" w:author="Zeman, Jan" w:date="2026-02-22T22:17:00Z" w16du:dateUtc="2026-02-22T21:17:00Z">
        <w:r w:rsidR="008F7DE0">
          <w:delText> </w:delText>
        </w:r>
      </w:del>
      <w:ins w:id="198" w:author="Zeman, Jan" w:date="2026-02-22T22:17:00Z" w16du:dateUtc="2026-02-22T21:17:00Z">
        <w:r w:rsidRPr="00475722">
          <w:t xml:space="preserve"> </w:t>
        </w:r>
      </w:ins>
      <w:r w:rsidRPr="00475722">
        <w:t>studijním programu, to je řádným splněním všech požadavků stanovených ISP, vykonáním SDZ, je-li ve studiu zařazena (čl. 29 odst. 1), a obhajobou disertační práce, popř. vykonáním státní závěrečné zkoušky spočívající v obhajobě disertační práce. Dnem řádného ukončení studia je den, kdy byla obhájena disertační práce</w:t>
      </w:r>
      <w:del w:id="199" w:author="Zeman, Jan" w:date="2026-02-22T22:17:00Z" w16du:dateUtc="2026-02-22T21:17:00Z">
        <w:r w:rsidR="008F7DE0" w:rsidRPr="008F7DE0">
          <w:delText>.</w:delText>
        </w:r>
        <w:r w:rsidR="008F7DE0">
          <w:delText>“.</w:delText>
        </w:r>
      </w:del>
      <w:ins w:id="200" w:author="Zeman, Jan" w:date="2026-02-22T22:17:00Z" w16du:dateUtc="2026-02-22T21:17:00Z">
        <w:r w:rsidRPr="00475722">
          <w:t>.“</w:t>
        </w:r>
      </w:ins>
    </w:p>
    <w:p w14:paraId="6873C613" w14:textId="77777777" w:rsidR="008D0562" w:rsidRDefault="00475722" w:rsidP="004F2845">
      <w:pPr>
        <w:pStyle w:val="Odstavecseseznamem"/>
        <w:numPr>
          <w:ilvl w:val="0"/>
          <w:numId w:val="10"/>
        </w:numPr>
        <w:spacing w:after="120" w:line="257" w:lineRule="auto"/>
        <w:ind w:hanging="437"/>
        <w:contextualSpacing w:val="0"/>
      </w:pPr>
      <w:r w:rsidRPr="00475722">
        <w:t>V</w:t>
      </w:r>
      <w:del w:id="201" w:author="Zeman, Jan" w:date="2026-02-22T22:17:00Z" w16du:dateUtc="2026-02-22T21:17:00Z">
        <w:r w:rsidR="00E124F7">
          <w:delText> </w:delText>
        </w:r>
      </w:del>
      <w:ins w:id="202" w:author="Zeman, Jan" w:date="2026-02-22T22:17:00Z" w16du:dateUtc="2026-02-22T21:17:00Z">
        <w:r w:rsidRPr="00475722">
          <w:t xml:space="preserve"> </w:t>
        </w:r>
      </w:ins>
      <w:r w:rsidRPr="00475722">
        <w:t>článku 35 odst. 2 zní:</w:t>
      </w:r>
      <w:ins w:id="203" w:author="Zeman, Jan" w:date="2026-02-22T22:17:00Z" w16du:dateUtc="2026-02-22T21:17:00Z">
        <w:r w:rsidRPr="00475722">
          <w:t xml:space="preserve"> </w:t>
        </w:r>
      </w:ins>
    </w:p>
    <w:p w14:paraId="3EC5618E" w14:textId="77777777" w:rsidR="008D0562" w:rsidRDefault="00475722" w:rsidP="004F2845">
      <w:pPr>
        <w:pStyle w:val="Odstavecseseznamem"/>
        <w:spacing w:after="120" w:line="257" w:lineRule="auto"/>
        <w:ind w:left="437" w:firstLine="0"/>
        <w:contextualSpacing w:val="0"/>
      </w:pPr>
      <w:r w:rsidRPr="00475722">
        <w:t>„(2) Závěrečná práce odevzdaná k obhajobě musí být veřejnosti přístupná k nahlížení nejméně pět pracovních dní před konáním obhajoby v místě pracoviště ČVUT, kde se má obhajoba konat. Každý si může ze zveřejněné práce pořizovat na své náklady výpisy, opisy nebo kopie</w:t>
      </w:r>
      <w:del w:id="204" w:author="Zeman, Jan" w:date="2026-02-22T22:17:00Z" w16du:dateUtc="2026-02-22T21:17:00Z">
        <w:r w:rsidR="00AE0774" w:rsidRPr="00AE0774">
          <w:delText>.</w:delText>
        </w:r>
        <w:r w:rsidR="00AE0774">
          <w:delText>“.</w:delText>
        </w:r>
      </w:del>
      <w:ins w:id="205" w:author="Zeman, Jan" w:date="2026-02-22T22:17:00Z" w16du:dateUtc="2026-02-22T21:17:00Z">
        <w:r w:rsidRPr="00475722">
          <w:t>.“</w:t>
        </w:r>
      </w:ins>
    </w:p>
    <w:p w14:paraId="1662B866" w14:textId="60767D1F" w:rsidR="009704B2" w:rsidRDefault="009704B2" w:rsidP="009704B2">
      <w:pPr>
        <w:pStyle w:val="Odstavecseseznamem"/>
        <w:spacing w:after="120" w:line="257" w:lineRule="auto"/>
        <w:ind w:left="437" w:firstLine="0"/>
        <w:contextualSpacing w:val="0"/>
        <w:rPr>
          <w:del w:id="206" w:author="Zeman, Jan" w:date="2026-02-22T22:17:00Z" w16du:dateUtc="2026-02-22T21:17:00Z"/>
        </w:rPr>
      </w:pPr>
    </w:p>
    <w:p w14:paraId="3CAB0480" w14:textId="0651A877" w:rsidR="00D07E41" w:rsidRPr="00475722" w:rsidRDefault="00475722" w:rsidP="004F2845">
      <w:pPr>
        <w:pStyle w:val="Odstavecseseznamem"/>
        <w:numPr>
          <w:ilvl w:val="0"/>
          <w:numId w:val="10"/>
        </w:numPr>
        <w:spacing w:after="120" w:line="257" w:lineRule="auto"/>
        <w:ind w:hanging="437"/>
        <w:contextualSpacing w:val="0"/>
        <w:rPr>
          <w:ins w:id="207" w:author="Zeman, Jan" w:date="2026-02-22T22:17:00Z" w16du:dateUtc="2026-02-22T21:17:00Z"/>
        </w:rPr>
      </w:pPr>
      <w:ins w:id="208" w:author="Zeman, Jan" w:date="2026-02-22T22:17:00Z" w16du:dateUtc="2026-02-22T21:17:00Z">
        <w:r w:rsidRPr="00475722">
          <w:t>V článku 35 odst. 3 se slova „Metodický pokyn“ nahrazují slovy „metodický pokyn“.</w:t>
        </w:r>
      </w:ins>
    </w:p>
    <w:p w14:paraId="0FBB23E2" w14:textId="77777777" w:rsidR="00072704" w:rsidRDefault="00072704" w:rsidP="00072704">
      <w:pPr>
        <w:pStyle w:val="Zkladntext1"/>
        <w:keepNext/>
        <w:shd w:val="clear" w:color="auto" w:fill="auto"/>
        <w:spacing w:after="135" w:line="360" w:lineRule="auto"/>
        <w:ind w:firstLine="0"/>
        <w:rPr>
          <w:rFonts w:asciiTheme="minorHAnsi" w:hAnsiTheme="minorHAnsi"/>
          <w:b/>
          <w:sz w:val="22"/>
          <w:rPrChange w:id="209" w:author="Zeman, Jan" w:date="2026-02-22T22:17:00Z" w16du:dateUtc="2026-02-22T21:17:00Z">
            <w:rPr/>
          </w:rPrChange>
        </w:rPr>
        <w:pPrChange w:id="210" w:author="Zeman, Jan" w:date="2026-02-22T22:17:00Z" w16du:dateUtc="2026-02-22T21:17:00Z">
          <w:pPr>
            <w:pStyle w:val="Odstavecseseznamem"/>
            <w:spacing w:after="120" w:line="257" w:lineRule="auto"/>
            <w:ind w:left="437" w:firstLine="0"/>
            <w:contextualSpacing w:val="0"/>
          </w:pPr>
        </w:pPrChange>
      </w:pPr>
    </w:p>
    <w:p w14:paraId="53DF0AD1" w14:textId="0803AAC6" w:rsidR="00552D6C" w:rsidRPr="00475722" w:rsidRDefault="00F9725F" w:rsidP="004F2845">
      <w:pPr>
        <w:pStyle w:val="Zkladntext1"/>
        <w:keepNext/>
        <w:shd w:val="clear" w:color="auto" w:fill="auto"/>
        <w:spacing w:before="240" w:after="135" w:line="360" w:lineRule="auto"/>
        <w:ind w:firstLine="0"/>
        <w:rPr>
          <w:rFonts w:asciiTheme="minorHAnsi" w:hAnsiTheme="minorHAnsi" w:cstheme="minorHAnsi"/>
          <w:b/>
          <w:sz w:val="22"/>
          <w:szCs w:val="22"/>
        </w:rPr>
        <w:pPrChange w:id="211" w:author="Zeman, Jan" w:date="2026-02-22T22:17:00Z" w16du:dateUtc="2026-02-22T21:17:00Z">
          <w:pPr>
            <w:pStyle w:val="Zkladntext1"/>
            <w:keepNext/>
            <w:shd w:val="clear" w:color="auto" w:fill="auto"/>
            <w:spacing w:after="135" w:line="360" w:lineRule="auto"/>
            <w:ind w:firstLine="0"/>
          </w:pPr>
        </w:pPrChange>
      </w:pPr>
      <w:r w:rsidRPr="00475722">
        <w:rPr>
          <w:rFonts w:asciiTheme="minorHAnsi" w:hAnsiTheme="minorHAnsi" w:cstheme="minorHAnsi"/>
          <w:b/>
          <w:sz w:val="22"/>
          <w:szCs w:val="22"/>
        </w:rPr>
        <w:t xml:space="preserve">Článek </w:t>
      </w:r>
      <w:r w:rsidR="00552D6C" w:rsidRPr="00475722">
        <w:rPr>
          <w:rFonts w:asciiTheme="minorHAnsi" w:hAnsiTheme="minorHAnsi" w:cstheme="minorHAnsi"/>
          <w:b/>
          <w:sz w:val="22"/>
          <w:szCs w:val="22"/>
        </w:rPr>
        <w:t>2</w:t>
      </w:r>
    </w:p>
    <w:p w14:paraId="2EAEDBA1" w14:textId="6F90D9D3" w:rsidR="00552D6C" w:rsidRPr="00475722" w:rsidRDefault="00552D6C" w:rsidP="00D07E41">
      <w:pPr>
        <w:pStyle w:val="Zkladntext1"/>
        <w:keepNext/>
        <w:numPr>
          <w:ilvl w:val="0"/>
          <w:numId w:val="9"/>
        </w:numPr>
        <w:shd w:val="clear" w:color="auto" w:fill="auto"/>
        <w:tabs>
          <w:tab w:val="left" w:pos="426"/>
        </w:tabs>
        <w:spacing w:after="56" w:line="254"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Změny Studijního a zkušebního řádu pro studenty Českého vysokého učení technického v Praze byly schváleny podle § 9 odst. 1 písm. b) bodu 3 zákona č. 111/1998 Sb., o vysokých školách a</w:t>
      </w:r>
      <w:r w:rsidR="00D07E41" w:rsidRPr="00475722">
        <w:rPr>
          <w:rFonts w:asciiTheme="minorHAnsi" w:hAnsiTheme="minorHAnsi" w:cstheme="minorHAnsi"/>
          <w:sz w:val="22"/>
          <w:szCs w:val="22"/>
        </w:rPr>
        <w:t> </w:t>
      </w:r>
      <w:r w:rsidRPr="00475722">
        <w:rPr>
          <w:rFonts w:asciiTheme="minorHAnsi" w:hAnsiTheme="minorHAnsi" w:cstheme="minorHAnsi"/>
          <w:sz w:val="22"/>
          <w:szCs w:val="22"/>
        </w:rPr>
        <w:t>o</w:t>
      </w:r>
      <w:r w:rsidR="009011C8" w:rsidRPr="00475722">
        <w:rPr>
          <w:rFonts w:asciiTheme="minorHAnsi" w:hAnsiTheme="minorHAnsi" w:cstheme="minorHAnsi"/>
          <w:sz w:val="22"/>
          <w:szCs w:val="22"/>
        </w:rPr>
        <w:t> </w:t>
      </w:r>
      <w:r w:rsidRPr="00475722">
        <w:rPr>
          <w:rFonts w:asciiTheme="minorHAnsi" w:hAnsiTheme="minorHAnsi" w:cstheme="minorHAnsi"/>
          <w:sz w:val="22"/>
          <w:szCs w:val="22"/>
        </w:rPr>
        <w:t xml:space="preserve">změně a doplnění dalších zákonů (zákon o vysokých školách), ve znění pozdějších předpisů, (dále jen zákon), Akademickým senátem Českého vysokého učení technického v Praze dne </w:t>
      </w:r>
      <w:r w:rsidR="00C53601" w:rsidRPr="00475722">
        <w:rPr>
          <w:rFonts w:asciiTheme="minorHAnsi" w:hAnsiTheme="minorHAnsi" w:cstheme="minorHAnsi"/>
          <w:sz w:val="22"/>
          <w:szCs w:val="22"/>
          <w:highlight w:val="yellow"/>
        </w:rPr>
        <w:t>XXXXXX</w:t>
      </w:r>
      <w:r w:rsidRPr="00475722">
        <w:rPr>
          <w:rFonts w:asciiTheme="minorHAnsi" w:hAnsiTheme="minorHAnsi" w:cstheme="minorHAnsi"/>
          <w:sz w:val="22"/>
          <w:szCs w:val="22"/>
          <w:highlight w:val="yellow"/>
        </w:rPr>
        <w:t xml:space="preserve"> 202</w:t>
      </w:r>
      <w:r w:rsidR="00C53601" w:rsidRPr="00475722">
        <w:rPr>
          <w:rFonts w:asciiTheme="minorHAnsi" w:hAnsiTheme="minorHAnsi" w:cstheme="minorHAnsi"/>
          <w:sz w:val="22"/>
          <w:szCs w:val="22"/>
          <w:highlight w:val="yellow"/>
        </w:rPr>
        <w:t>6</w:t>
      </w:r>
      <w:r w:rsidRPr="00475722">
        <w:rPr>
          <w:rFonts w:asciiTheme="minorHAnsi" w:hAnsiTheme="minorHAnsi" w:cstheme="minorHAnsi"/>
          <w:sz w:val="22"/>
          <w:szCs w:val="22"/>
        </w:rPr>
        <w:t>.</w:t>
      </w:r>
    </w:p>
    <w:p w14:paraId="052C71F4" w14:textId="77777777" w:rsidR="00552D6C" w:rsidRPr="00475722" w:rsidRDefault="00552D6C" w:rsidP="00F74C18">
      <w:pPr>
        <w:pStyle w:val="Zkladntext1"/>
        <w:numPr>
          <w:ilvl w:val="0"/>
          <w:numId w:val="9"/>
        </w:numPr>
        <w:shd w:val="clear" w:color="auto" w:fill="auto"/>
        <w:tabs>
          <w:tab w:val="left" w:pos="426"/>
        </w:tabs>
        <w:spacing w:after="64" w:line="259"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Změny Studijního a zkušebního řádu pro studenty Českého vysokého učení technického v Praze nabývají platnosti podle § 36 odst. 4 zákona dnem registrace Ministerstvem školství, mládeže a</w:t>
      </w:r>
      <w:r w:rsidR="009011C8" w:rsidRPr="00475722">
        <w:rPr>
          <w:rFonts w:asciiTheme="minorHAnsi" w:hAnsiTheme="minorHAnsi" w:cstheme="minorHAnsi"/>
          <w:sz w:val="22"/>
          <w:szCs w:val="22"/>
        </w:rPr>
        <w:t> </w:t>
      </w:r>
      <w:r w:rsidRPr="00475722">
        <w:rPr>
          <w:rFonts w:asciiTheme="minorHAnsi" w:hAnsiTheme="minorHAnsi" w:cstheme="minorHAnsi"/>
          <w:sz w:val="22"/>
          <w:szCs w:val="22"/>
        </w:rPr>
        <w:t>tělovýchovy.</w:t>
      </w:r>
    </w:p>
    <w:p w14:paraId="151C558A" w14:textId="2D300616" w:rsidR="00552D6C" w:rsidRPr="00475722" w:rsidRDefault="00552D6C" w:rsidP="00F74C18">
      <w:pPr>
        <w:pStyle w:val="Zkladntext1"/>
        <w:numPr>
          <w:ilvl w:val="0"/>
          <w:numId w:val="9"/>
        </w:numPr>
        <w:shd w:val="clear" w:color="auto" w:fill="auto"/>
        <w:tabs>
          <w:tab w:val="left" w:pos="426"/>
        </w:tabs>
        <w:spacing w:line="254" w:lineRule="exact"/>
        <w:ind w:left="426" w:hanging="426"/>
        <w:jc w:val="both"/>
        <w:rPr>
          <w:rFonts w:asciiTheme="minorHAnsi" w:hAnsiTheme="minorHAnsi" w:cstheme="minorHAnsi"/>
          <w:sz w:val="22"/>
          <w:szCs w:val="22"/>
        </w:rPr>
      </w:pPr>
      <w:r w:rsidRPr="00475722">
        <w:rPr>
          <w:rFonts w:asciiTheme="minorHAnsi" w:hAnsiTheme="minorHAnsi" w:cstheme="minorHAnsi"/>
          <w:sz w:val="22"/>
          <w:szCs w:val="22"/>
        </w:rPr>
        <w:t xml:space="preserve">Změny Studijního a zkušebního řádu pro studenty Českého vysokého učení technického v Praze nabývají účinnosti </w:t>
      </w:r>
      <w:r w:rsidR="00245143" w:rsidRPr="00475722">
        <w:rPr>
          <w:rFonts w:asciiTheme="minorHAnsi" w:hAnsiTheme="minorHAnsi" w:cstheme="minorHAnsi"/>
          <w:sz w:val="22"/>
          <w:szCs w:val="22"/>
        </w:rPr>
        <w:t>dnem registrace</w:t>
      </w:r>
      <w:r w:rsidR="001E0D8A" w:rsidRPr="00475722">
        <w:rPr>
          <w:rFonts w:asciiTheme="minorHAnsi" w:hAnsiTheme="minorHAnsi" w:cstheme="minorHAnsi"/>
          <w:sz w:val="22"/>
          <w:szCs w:val="22"/>
        </w:rPr>
        <w:t>.</w:t>
      </w:r>
    </w:p>
    <w:p w14:paraId="7B0A55F0" w14:textId="00A46756" w:rsidR="00C9366C" w:rsidRPr="00475722" w:rsidRDefault="00C9366C" w:rsidP="00D15156">
      <w:pPr>
        <w:spacing w:after="98" w:line="259" w:lineRule="auto"/>
        <w:ind w:left="0" w:right="1075" w:firstLine="0"/>
        <w:rPr>
          <w:color w:val="00B0F0"/>
        </w:rPr>
      </w:pPr>
    </w:p>
    <w:p w14:paraId="3E1D01B8" w14:textId="77777777" w:rsidR="00CA3DC9" w:rsidRPr="00475722" w:rsidRDefault="00CA3DC9" w:rsidP="00D15156">
      <w:pPr>
        <w:spacing w:after="98" w:line="259" w:lineRule="auto"/>
        <w:ind w:left="0" w:right="1075" w:firstLine="0"/>
        <w:rPr>
          <w:color w:val="00B0F0"/>
        </w:rPr>
      </w:pPr>
    </w:p>
    <w:p w14:paraId="0A1F8660" w14:textId="77777777" w:rsidR="00D07E41" w:rsidRPr="00475722" w:rsidRDefault="00D07E41">
      <w:pPr>
        <w:spacing w:after="98" w:line="259" w:lineRule="auto"/>
        <w:ind w:left="0" w:right="1075" w:firstLine="0"/>
        <w:jc w:val="center"/>
        <w:rPr>
          <w:color w:val="auto"/>
        </w:rPr>
      </w:pPr>
    </w:p>
    <w:p w14:paraId="568FCAFA" w14:textId="2301762E" w:rsidR="0047412B" w:rsidRPr="00475722" w:rsidRDefault="00F32582" w:rsidP="000C396F">
      <w:pPr>
        <w:spacing w:after="98" w:line="259" w:lineRule="auto"/>
        <w:ind w:left="0" w:firstLine="0"/>
        <w:jc w:val="center"/>
        <w:rPr>
          <w:color w:val="auto"/>
        </w:rPr>
      </w:pPr>
      <w:r w:rsidRPr="00475722">
        <w:rPr>
          <w:color w:val="auto"/>
        </w:rPr>
        <w:t xml:space="preserve">prof. Dr. Michal </w:t>
      </w:r>
      <w:proofErr w:type="spellStart"/>
      <w:r w:rsidRPr="00475722">
        <w:rPr>
          <w:color w:val="auto"/>
        </w:rPr>
        <w:t>Pěchouček</w:t>
      </w:r>
      <w:proofErr w:type="spellEnd"/>
      <w:r w:rsidRPr="00475722">
        <w:rPr>
          <w:color w:val="auto"/>
        </w:rPr>
        <w:t xml:space="preserve">, </w:t>
      </w:r>
      <w:proofErr w:type="spellStart"/>
      <w:r w:rsidRPr="00475722">
        <w:rPr>
          <w:color w:val="auto"/>
        </w:rPr>
        <w:t>MSc</w:t>
      </w:r>
      <w:proofErr w:type="spellEnd"/>
      <w:r w:rsidRPr="00475722">
        <w:rPr>
          <w:color w:val="auto"/>
        </w:rPr>
        <w:t>.</w:t>
      </w:r>
    </w:p>
    <w:p w14:paraId="57A28983" w14:textId="3093F7DF" w:rsidR="005D291B" w:rsidRPr="00475722" w:rsidRDefault="005D291B" w:rsidP="000C396F">
      <w:pPr>
        <w:spacing w:after="98" w:line="259" w:lineRule="auto"/>
        <w:ind w:left="0" w:firstLine="0"/>
        <w:jc w:val="center"/>
      </w:pPr>
      <w:bookmarkStart w:id="212" w:name="_Hlk207121556"/>
      <w:r w:rsidRPr="00475722">
        <w:t>rektor</w:t>
      </w:r>
      <w:bookmarkEnd w:id="212"/>
    </w:p>
    <w:sectPr w:rsidR="005D291B" w:rsidRPr="00475722" w:rsidSect="00B122F4">
      <w:headerReference w:type="default" r:id="rId12"/>
      <w:footerReference w:type="default" r:id="rId13"/>
      <w:type w:val="continuous"/>
      <w:pgSz w:w="11906" w:h="16838"/>
      <w:pgMar w:top="1276" w:right="1417" w:bottom="1417" w:left="1417" w:header="426"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BE6FB" w14:textId="77777777" w:rsidR="000D5030" w:rsidRDefault="000D5030">
      <w:pPr>
        <w:spacing w:after="0" w:line="240" w:lineRule="auto"/>
      </w:pPr>
      <w:r>
        <w:separator/>
      </w:r>
    </w:p>
  </w:endnote>
  <w:endnote w:type="continuationSeparator" w:id="0">
    <w:p w14:paraId="02B9E32B" w14:textId="77777777" w:rsidR="000D5030" w:rsidRDefault="000D5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echnika">
    <w:altName w:val="Calibri"/>
    <w:charset w:val="EE"/>
    <w:family w:val="auto"/>
    <w:pitch w:val="variable"/>
    <w:sig w:usb0="00000087" w:usb1="00000001" w:usb2="00000000" w:usb3="00000000" w:csb0="0000009B"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23C6" w14:textId="77777777" w:rsidR="0019290C" w:rsidRDefault="0019290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0686" w14:textId="77777777" w:rsidR="000D5030" w:rsidRDefault="000D5030">
      <w:pPr>
        <w:spacing w:after="0" w:line="259" w:lineRule="auto"/>
        <w:ind w:left="77" w:firstLine="0"/>
        <w:jc w:val="left"/>
      </w:pPr>
      <w:r>
        <w:separator/>
      </w:r>
    </w:p>
  </w:footnote>
  <w:footnote w:type="continuationSeparator" w:id="0">
    <w:p w14:paraId="4A0C7C36" w14:textId="77777777" w:rsidR="000D5030" w:rsidRDefault="000D5030">
      <w:pPr>
        <w:spacing w:after="0" w:line="259" w:lineRule="auto"/>
        <w:ind w:left="77" w:firstLine="0"/>
        <w:jc w:val="left"/>
      </w:pPr>
      <w:r>
        <w:continuationSeparator/>
      </w:r>
    </w:p>
  </w:footnote>
  <w:footnote w:id="1">
    <w:p w14:paraId="69343DEA" w14:textId="4FDF668F" w:rsidR="0047412B" w:rsidRDefault="009E7858">
      <w:pPr>
        <w:pStyle w:val="footnotedescription"/>
      </w:pPr>
      <w:r>
        <w:rPr>
          <w:rStyle w:val="footnotemark"/>
        </w:rPr>
        <w:footnoteRef/>
      </w:r>
      <w:r>
        <w:t xml:space="preserve"> </w:t>
      </w:r>
      <w:r w:rsidR="00827841">
        <w:t>Studijní a zkušební řád pro studenty</w:t>
      </w:r>
      <w:r>
        <w:t xml:space="preserve"> ČVUT registrovaný MŠMT dne </w:t>
      </w:r>
      <w:r w:rsidR="00A0455B">
        <w:t>22</w:t>
      </w:r>
      <w:r>
        <w:t xml:space="preserve">. </w:t>
      </w:r>
      <w:r w:rsidR="00A0455B">
        <w:t>září</w:t>
      </w:r>
      <w:r w:rsidR="00827841">
        <w:t xml:space="preserve"> 201</w:t>
      </w:r>
      <w:r w:rsidR="00A0455B">
        <w:t>7</w:t>
      </w:r>
      <w:r>
        <w:t xml:space="preserve"> pod čj. </w:t>
      </w:r>
      <w:r w:rsidR="00A0455B" w:rsidRPr="00A0455B">
        <w:t>MSMT-25967/2017</w:t>
      </w:r>
      <w:r w:rsidR="00A0455B">
        <w:t xml:space="preserve"> </w:t>
      </w:r>
      <w:r>
        <w:t>ve znění I., II., III., IV.</w:t>
      </w:r>
      <w:r w:rsidR="00C9366C">
        <w:t>, V.</w:t>
      </w:r>
      <w:r w:rsidR="00552D6C">
        <w:t>,</w:t>
      </w:r>
      <w:r>
        <w:t xml:space="preserve"> V</w:t>
      </w:r>
      <w:r w:rsidR="00C9366C">
        <w:t>I</w:t>
      </w:r>
      <w:r>
        <w:t>.</w:t>
      </w:r>
      <w:r w:rsidR="00552D6C">
        <w:t>, VII</w:t>
      </w:r>
      <w:r w:rsidR="009A1C2F">
        <w:t>.</w:t>
      </w:r>
      <w:r w:rsidR="00DE1755">
        <w:t>,</w:t>
      </w:r>
      <w:r w:rsidR="00552D6C">
        <w:t xml:space="preserve"> VIII</w:t>
      </w:r>
      <w:r w:rsidR="009A1C2F">
        <w:t>.</w:t>
      </w:r>
      <w:r w:rsidR="001C6B1D">
        <w:t>,</w:t>
      </w:r>
      <w:r w:rsidR="00DE1755">
        <w:t xml:space="preserve"> IX</w:t>
      </w:r>
      <w:r w:rsidR="001C6B1D">
        <w:t>.</w:t>
      </w:r>
      <w:r w:rsidR="006F791E">
        <w:t>,</w:t>
      </w:r>
      <w:r w:rsidR="001C6B1D">
        <w:t xml:space="preserve"> X.</w:t>
      </w:r>
      <w:r w:rsidR="006F791E">
        <w:t>, XI.</w:t>
      </w:r>
      <w:r w:rsidR="00552D6C">
        <w:t xml:space="preserve"> </w:t>
      </w:r>
      <w:r w:rsidR="006F791E">
        <w:t>a XII.</w:t>
      </w:r>
      <w:r>
        <w:t xml:space="preserve"> </w:t>
      </w:r>
      <w:r w:rsidR="00827841">
        <w:t>z</w:t>
      </w:r>
      <w:r>
        <w:t xml:space="preserve">měn.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6A7F" w14:textId="4D353023" w:rsidR="00C4426B" w:rsidRPr="00C4426B" w:rsidRDefault="00C4426B" w:rsidP="00C4426B">
    <w:pPr>
      <w:spacing w:after="0" w:line="259" w:lineRule="auto"/>
      <w:rPr>
        <w:i/>
      </w:rPr>
    </w:pPr>
    <w:r>
      <w:rPr>
        <w:sz w:val="20"/>
      </w:rPr>
      <w:t xml:space="preserve">           </w:t>
    </w:r>
    <w:r w:rsidRPr="00C4426B">
      <w:rPr>
        <w:i/>
        <w:sz w:val="20"/>
      </w:rPr>
      <w:t>X</w:t>
    </w:r>
    <w:r w:rsidR="00A0455B">
      <w:rPr>
        <w:i/>
        <w:sz w:val="20"/>
      </w:rPr>
      <w:t>I</w:t>
    </w:r>
    <w:r w:rsidR="006F791E">
      <w:rPr>
        <w:i/>
        <w:sz w:val="20"/>
      </w:rPr>
      <w:t>II</w:t>
    </w:r>
    <w:r w:rsidRPr="00C4426B">
      <w:rPr>
        <w:i/>
        <w:sz w:val="20"/>
      </w:rPr>
      <w:t>. změny Studijního a zkušebního řádu pro studenty Českého vysokého učení technického v Praze</w:t>
    </w:r>
  </w:p>
  <w:p w14:paraId="733A7DD3" w14:textId="77777777" w:rsidR="00C4426B" w:rsidRDefault="00C4426B" w:rsidP="00C4426B">
    <w:pPr>
      <w:spacing w:after="0" w:line="259" w:lineRule="auto"/>
      <w:ind w:left="100" w:firstLine="0"/>
      <w:jc w:val="left"/>
    </w:pPr>
    <w:r>
      <w:rPr>
        <w:noProof/>
      </w:rPr>
      <mc:AlternateContent>
        <mc:Choice Requires="wpg">
          <w:drawing>
            <wp:inline distT="0" distB="0" distL="0" distR="0" wp14:anchorId="6DF3849A" wp14:editId="3232FD82">
              <wp:extent cx="5760720" cy="3175"/>
              <wp:effectExtent l="0" t="0" r="0" b="0"/>
              <wp:docPr id="1" name="Group 2213"/>
              <wp:cNvGraphicFramePr/>
              <a:graphic xmlns:a="http://schemas.openxmlformats.org/drawingml/2006/main">
                <a:graphicData uri="http://schemas.microsoft.com/office/word/2010/wordprocessingGroup">
                  <wpg:wgp>
                    <wpg:cNvGrpSpPr/>
                    <wpg:grpSpPr>
                      <a:xfrm>
                        <a:off x="0" y="0"/>
                        <a:ext cx="5760720" cy="3175"/>
                        <a:chOff x="0" y="0"/>
                        <a:chExt cx="5760720" cy="3175"/>
                      </a:xfrm>
                    </wpg:grpSpPr>
                    <wps:wsp>
                      <wps:cNvPr id="2" name="Shape 39"/>
                      <wps:cNvSpPr/>
                      <wps:spPr>
                        <a:xfrm>
                          <a:off x="0" y="0"/>
                          <a:ext cx="5760720" cy="0"/>
                        </a:xfrm>
                        <a:custGeom>
                          <a:avLst/>
                          <a:gdLst/>
                          <a:ahLst/>
                          <a:cxnLst/>
                          <a:rect l="0" t="0" r="0" b="0"/>
                          <a:pathLst>
                            <a:path w="5760720">
                              <a:moveTo>
                                <a:pt x="0" y="0"/>
                              </a:moveTo>
                              <a:lnTo>
                                <a:pt x="5760720" y="0"/>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F25879" id="Group 2213" o:spid="_x0000_s1026" style="width:453.6pt;height:.25pt;mso-position-horizontal-relative:char;mso-position-vertical-relative:line" coordsize="576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">
              <v:shape id="Shape 39" o:spid="_x0000_s1027" style="position:absolute;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" path="m,l5760720,e" filled="f" strokeweight=".25pt">
                <v:path arrowok="t" textboxrect="0,0,5760720,0"/>
              </v:shape>
              <w10:anchorlock/>
            </v:group>
          </w:pict>
        </mc:Fallback>
      </mc:AlternateContent>
    </w:r>
    <w:r>
      <w:rPr>
        <w:rFonts w:ascii="Times New Roman" w:eastAsia="Times New Roman" w:hAnsi="Times New Roman" w:cs="Times New Roman"/>
        <w:i/>
        <w:sz w:val="20"/>
      </w:rPr>
      <w:t xml:space="preserve"> </w:t>
    </w:r>
  </w:p>
  <w:p w14:paraId="00E75285" w14:textId="21BC0C5B" w:rsidR="00C4426B" w:rsidRDefault="00C4426B" w:rsidP="00B122F4">
    <w:pPr>
      <w:spacing w:after="0" w:line="259" w:lineRule="auto"/>
      <w:ind w:left="0" w:right="1075" w:firstLine="0"/>
      <w:jc w:val="center"/>
    </w:pPr>
    <w:r>
      <w:rPr>
        <w:rFonts w:ascii="Times New Roman" w:eastAsia="Times New Roman" w:hAnsi="Times New Roman" w:cs="Times New Roman"/>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6D1"/>
    <w:multiLevelType w:val="hybridMultilevel"/>
    <w:tmpl w:val="ED0A5AE8"/>
    <w:lvl w:ilvl="0" w:tplc="F886BE38">
      <w:start w:val="1"/>
      <w:numFmt w:val="decimal"/>
      <w:lvlText w:val="%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0AF34B51"/>
    <w:multiLevelType w:val="hybridMultilevel"/>
    <w:tmpl w:val="82324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AA1264"/>
    <w:multiLevelType w:val="hybridMultilevel"/>
    <w:tmpl w:val="5EBEFC66"/>
    <w:lvl w:ilvl="0" w:tplc="5EB4AE1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72B58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CA1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489F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0DA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5E56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E28A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F298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1E3B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314873"/>
    <w:multiLevelType w:val="hybridMultilevel"/>
    <w:tmpl w:val="E7ECD1C8"/>
    <w:lvl w:ilvl="0" w:tplc="F886BE38">
      <w:start w:val="1"/>
      <w:numFmt w:val="decimal"/>
      <w:lvlText w:val="%1."/>
      <w:lvlJc w:val="left"/>
      <w:pPr>
        <w:ind w:left="437" w:hanging="36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4" w15:restartNumberingAfterBreak="0">
    <w:nsid w:val="21D22BB4"/>
    <w:multiLevelType w:val="hybridMultilevel"/>
    <w:tmpl w:val="8B7C9C04"/>
    <w:lvl w:ilvl="0" w:tplc="F886BE38">
      <w:start w:val="1"/>
      <w:numFmt w:val="decimal"/>
      <w:lvlText w:val="%1."/>
      <w:lvlJc w:val="left"/>
      <w:pPr>
        <w:ind w:left="36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E6F238F"/>
    <w:multiLevelType w:val="hybridMultilevel"/>
    <w:tmpl w:val="BFBC0A96"/>
    <w:lvl w:ilvl="0" w:tplc="7040D60A">
      <w:start w:val="1"/>
      <w:numFmt w:val="decimal"/>
      <w:lvlText w:val="(%1)"/>
      <w:lvlJc w:val="left"/>
      <w:pPr>
        <w:ind w:left="454" w:hanging="454"/>
      </w:pPr>
      <w:rPr>
        <w:rFonts w:ascii="Calibri" w:eastAsia="Calibri" w:hAnsi="Calibri" w:cs="Calibri" w:hint="default"/>
        <w:spacing w:val="-1"/>
        <w:w w:val="100"/>
        <w:sz w:val="22"/>
        <w:szCs w:val="22"/>
        <w:lang w:val="cs-CZ" w:eastAsia="cs-CZ" w:bidi="cs-CZ"/>
      </w:rPr>
    </w:lvl>
    <w:lvl w:ilvl="1" w:tplc="E6000A92">
      <w:numFmt w:val="bullet"/>
      <w:lvlText w:val="•"/>
      <w:lvlJc w:val="left"/>
      <w:pPr>
        <w:ind w:left="1510" w:hanging="454"/>
      </w:pPr>
      <w:rPr>
        <w:rFonts w:hint="default"/>
        <w:lang w:val="cs-CZ" w:eastAsia="cs-CZ" w:bidi="cs-CZ"/>
      </w:rPr>
    </w:lvl>
    <w:lvl w:ilvl="2" w:tplc="C2605A24">
      <w:numFmt w:val="bullet"/>
      <w:lvlText w:val="•"/>
      <w:lvlJc w:val="left"/>
      <w:pPr>
        <w:ind w:left="2440" w:hanging="454"/>
      </w:pPr>
      <w:rPr>
        <w:rFonts w:hint="default"/>
        <w:lang w:val="cs-CZ" w:eastAsia="cs-CZ" w:bidi="cs-CZ"/>
      </w:rPr>
    </w:lvl>
    <w:lvl w:ilvl="3" w:tplc="6AC0C920">
      <w:numFmt w:val="bullet"/>
      <w:lvlText w:val="•"/>
      <w:lvlJc w:val="left"/>
      <w:pPr>
        <w:ind w:left="3370" w:hanging="454"/>
      </w:pPr>
      <w:rPr>
        <w:rFonts w:hint="default"/>
        <w:lang w:val="cs-CZ" w:eastAsia="cs-CZ" w:bidi="cs-CZ"/>
      </w:rPr>
    </w:lvl>
    <w:lvl w:ilvl="4" w:tplc="68B45CAC">
      <w:numFmt w:val="bullet"/>
      <w:lvlText w:val="•"/>
      <w:lvlJc w:val="left"/>
      <w:pPr>
        <w:ind w:left="4300" w:hanging="454"/>
      </w:pPr>
      <w:rPr>
        <w:rFonts w:hint="default"/>
        <w:lang w:val="cs-CZ" w:eastAsia="cs-CZ" w:bidi="cs-CZ"/>
      </w:rPr>
    </w:lvl>
    <w:lvl w:ilvl="5" w:tplc="98E03BCA">
      <w:numFmt w:val="bullet"/>
      <w:lvlText w:val="•"/>
      <w:lvlJc w:val="left"/>
      <w:pPr>
        <w:ind w:left="5230" w:hanging="454"/>
      </w:pPr>
      <w:rPr>
        <w:rFonts w:hint="default"/>
        <w:lang w:val="cs-CZ" w:eastAsia="cs-CZ" w:bidi="cs-CZ"/>
      </w:rPr>
    </w:lvl>
    <w:lvl w:ilvl="6" w:tplc="1ABE31E2">
      <w:numFmt w:val="bullet"/>
      <w:lvlText w:val="•"/>
      <w:lvlJc w:val="left"/>
      <w:pPr>
        <w:ind w:left="6160" w:hanging="454"/>
      </w:pPr>
      <w:rPr>
        <w:rFonts w:hint="default"/>
        <w:lang w:val="cs-CZ" w:eastAsia="cs-CZ" w:bidi="cs-CZ"/>
      </w:rPr>
    </w:lvl>
    <w:lvl w:ilvl="7" w:tplc="F55C4F1C">
      <w:numFmt w:val="bullet"/>
      <w:lvlText w:val="•"/>
      <w:lvlJc w:val="left"/>
      <w:pPr>
        <w:ind w:left="7090" w:hanging="454"/>
      </w:pPr>
      <w:rPr>
        <w:rFonts w:hint="default"/>
        <w:lang w:val="cs-CZ" w:eastAsia="cs-CZ" w:bidi="cs-CZ"/>
      </w:rPr>
    </w:lvl>
    <w:lvl w:ilvl="8" w:tplc="6A106524">
      <w:numFmt w:val="bullet"/>
      <w:lvlText w:val="•"/>
      <w:lvlJc w:val="left"/>
      <w:pPr>
        <w:ind w:left="8020" w:hanging="454"/>
      </w:pPr>
      <w:rPr>
        <w:rFonts w:hint="default"/>
        <w:lang w:val="cs-CZ" w:eastAsia="cs-CZ" w:bidi="cs-CZ"/>
      </w:rPr>
    </w:lvl>
  </w:abstractNum>
  <w:abstractNum w:abstractNumId="6" w15:restartNumberingAfterBreak="0">
    <w:nsid w:val="3C6A798C"/>
    <w:multiLevelType w:val="multilevel"/>
    <w:tmpl w:val="45D8FCB4"/>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D0C3F4E"/>
    <w:multiLevelType w:val="hybridMultilevel"/>
    <w:tmpl w:val="A8AEADDE"/>
    <w:lvl w:ilvl="0" w:tplc="7040D60A">
      <w:start w:val="1"/>
      <w:numFmt w:val="decimal"/>
      <w:lvlText w:val="(%1)"/>
      <w:lvlJc w:val="left"/>
      <w:pPr>
        <w:ind w:left="838" w:hanging="360"/>
      </w:pPr>
      <w:rPr>
        <w:rFonts w:ascii="Calibri" w:eastAsia="Calibri" w:hAnsi="Calibri" w:cs="Calibri" w:hint="default"/>
        <w:spacing w:val="-1"/>
        <w:w w:val="100"/>
        <w:sz w:val="22"/>
        <w:szCs w:val="22"/>
        <w:lang w:val="cs-CZ" w:eastAsia="cs-CZ" w:bidi="cs-CZ"/>
      </w:rPr>
    </w:lvl>
    <w:lvl w:ilvl="1" w:tplc="04050019" w:tentative="1">
      <w:start w:val="1"/>
      <w:numFmt w:val="lowerLetter"/>
      <w:lvlText w:val="%2."/>
      <w:lvlJc w:val="left"/>
      <w:pPr>
        <w:ind w:left="1558" w:hanging="360"/>
      </w:pPr>
    </w:lvl>
    <w:lvl w:ilvl="2" w:tplc="0405001B" w:tentative="1">
      <w:start w:val="1"/>
      <w:numFmt w:val="lowerRoman"/>
      <w:lvlText w:val="%3."/>
      <w:lvlJc w:val="right"/>
      <w:pPr>
        <w:ind w:left="2278" w:hanging="180"/>
      </w:pPr>
    </w:lvl>
    <w:lvl w:ilvl="3" w:tplc="0405000F" w:tentative="1">
      <w:start w:val="1"/>
      <w:numFmt w:val="decimal"/>
      <w:lvlText w:val="%4."/>
      <w:lvlJc w:val="left"/>
      <w:pPr>
        <w:ind w:left="2998" w:hanging="360"/>
      </w:pPr>
    </w:lvl>
    <w:lvl w:ilvl="4" w:tplc="04050019" w:tentative="1">
      <w:start w:val="1"/>
      <w:numFmt w:val="lowerLetter"/>
      <w:lvlText w:val="%5."/>
      <w:lvlJc w:val="left"/>
      <w:pPr>
        <w:ind w:left="3718" w:hanging="360"/>
      </w:pPr>
    </w:lvl>
    <w:lvl w:ilvl="5" w:tplc="0405001B" w:tentative="1">
      <w:start w:val="1"/>
      <w:numFmt w:val="lowerRoman"/>
      <w:lvlText w:val="%6."/>
      <w:lvlJc w:val="right"/>
      <w:pPr>
        <w:ind w:left="4438" w:hanging="180"/>
      </w:pPr>
    </w:lvl>
    <w:lvl w:ilvl="6" w:tplc="0405000F" w:tentative="1">
      <w:start w:val="1"/>
      <w:numFmt w:val="decimal"/>
      <w:lvlText w:val="%7."/>
      <w:lvlJc w:val="left"/>
      <w:pPr>
        <w:ind w:left="5158" w:hanging="360"/>
      </w:pPr>
    </w:lvl>
    <w:lvl w:ilvl="7" w:tplc="04050019" w:tentative="1">
      <w:start w:val="1"/>
      <w:numFmt w:val="lowerLetter"/>
      <w:lvlText w:val="%8."/>
      <w:lvlJc w:val="left"/>
      <w:pPr>
        <w:ind w:left="5878" w:hanging="360"/>
      </w:pPr>
    </w:lvl>
    <w:lvl w:ilvl="8" w:tplc="0405001B" w:tentative="1">
      <w:start w:val="1"/>
      <w:numFmt w:val="lowerRoman"/>
      <w:lvlText w:val="%9."/>
      <w:lvlJc w:val="right"/>
      <w:pPr>
        <w:ind w:left="6598" w:hanging="180"/>
      </w:pPr>
    </w:lvl>
  </w:abstractNum>
  <w:abstractNum w:abstractNumId="8" w15:restartNumberingAfterBreak="0">
    <w:nsid w:val="40611C2B"/>
    <w:multiLevelType w:val="hybridMultilevel"/>
    <w:tmpl w:val="825810E0"/>
    <w:lvl w:ilvl="0" w:tplc="7556D8B6">
      <w:start w:val="1"/>
      <w:numFmt w:val="decimal"/>
      <w:lvlText w:val="%1."/>
      <w:lvlJc w:val="left"/>
      <w:pPr>
        <w:ind w:left="43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0CA7196">
      <w:start w:val="1"/>
      <w:numFmt w:val="lowerLetter"/>
      <w:lvlText w:val="%2)"/>
      <w:lvlJc w:val="left"/>
      <w:pPr>
        <w:ind w:left="955" w:firstLine="0"/>
      </w:pPr>
      <w:rPr>
        <w:rFonts w:ascii="Tahoma" w:eastAsia="Tahoma" w:hAnsi="Tahoma" w:cs="Tahoma"/>
        <w:b w:val="0"/>
        <w:bCs/>
        <w:i w:val="0"/>
        <w:strike w:val="0"/>
        <w:dstrike w:val="0"/>
        <w:color w:val="000000"/>
        <w:sz w:val="20"/>
        <w:szCs w:val="20"/>
        <w:u w:val="none" w:color="000000"/>
        <w:effect w:val="none"/>
        <w:bdr w:val="none" w:sz="0" w:space="0" w:color="auto" w:frame="1"/>
        <w:vertAlign w:val="baseline"/>
      </w:rPr>
    </w:lvl>
    <w:lvl w:ilvl="2" w:tplc="9E489B10">
      <w:start w:val="1"/>
      <w:numFmt w:val="decimal"/>
      <w:lvlText w:val="%3."/>
      <w:lvlJc w:val="left"/>
      <w:pPr>
        <w:ind w:left="1754" w:firstLine="0"/>
      </w:pPr>
      <w:rPr>
        <w:rFonts w:asciiTheme="minorHAnsi" w:eastAsia="Tahoma" w:hAnsiTheme="minorHAnsi" w:cstheme="minorHAnsi" w:hint="default"/>
        <w:b w:val="0"/>
        <w:bCs/>
        <w:i w:val="0"/>
        <w:strike w:val="0"/>
        <w:dstrike w:val="0"/>
        <w:color w:val="000000"/>
        <w:sz w:val="22"/>
        <w:szCs w:val="22"/>
        <w:u w:val="none" w:color="000000"/>
        <w:effect w:val="none"/>
        <w:bdr w:val="none" w:sz="0" w:space="0" w:color="auto" w:frame="1"/>
        <w:vertAlign w:val="baseline"/>
      </w:rPr>
    </w:lvl>
    <w:lvl w:ilvl="3" w:tplc="BB949314">
      <w:start w:val="1"/>
      <w:numFmt w:val="decimal"/>
      <w:lvlText w:val="%4"/>
      <w:lvlJc w:val="left"/>
      <w:pPr>
        <w:ind w:left="24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4" w:tplc="0E3084F8">
      <w:start w:val="1"/>
      <w:numFmt w:val="lowerLetter"/>
      <w:lvlText w:val="%5"/>
      <w:lvlJc w:val="left"/>
      <w:pPr>
        <w:ind w:left="319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5" w:tplc="A45A9E1A">
      <w:start w:val="1"/>
      <w:numFmt w:val="lowerRoman"/>
      <w:lvlText w:val="%6"/>
      <w:lvlJc w:val="left"/>
      <w:pPr>
        <w:ind w:left="391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6" w:tplc="E62E36D6">
      <w:start w:val="1"/>
      <w:numFmt w:val="decimal"/>
      <w:lvlText w:val="%7"/>
      <w:lvlJc w:val="left"/>
      <w:pPr>
        <w:ind w:left="463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7" w:tplc="325AF1C0">
      <w:start w:val="1"/>
      <w:numFmt w:val="lowerLetter"/>
      <w:lvlText w:val="%8"/>
      <w:lvlJc w:val="left"/>
      <w:pPr>
        <w:ind w:left="535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8" w:tplc="E662FB0C">
      <w:start w:val="1"/>
      <w:numFmt w:val="lowerRoman"/>
      <w:lvlText w:val="%9"/>
      <w:lvlJc w:val="left"/>
      <w:pPr>
        <w:ind w:left="60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408F6C72"/>
    <w:multiLevelType w:val="multilevel"/>
    <w:tmpl w:val="3E0804A4"/>
    <w:lvl w:ilvl="0">
      <w:start w:val="1"/>
      <w:numFmt w:val="lowerLetter"/>
      <w:lvlText w:val="%1)"/>
      <w:lvlJc w:val="left"/>
      <w:rPr>
        <w:rFonts w:ascii="Arial Unicode MS" w:eastAsia="Arial Unicode MS" w:hAnsi="Arial Unicode MS" w:cs="Arial Unicode MS"/>
        <w:b w:val="0"/>
        <w:bCs w:val="0"/>
        <w:i w:val="0"/>
        <w:iCs w:val="0"/>
        <w:smallCaps w:val="0"/>
        <w:strike w:val="0"/>
        <w:color w:val="000000"/>
        <w:spacing w:val="2"/>
        <w:w w:val="100"/>
        <w:position w:val="0"/>
        <w:sz w:val="17"/>
        <w:szCs w:val="17"/>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643B04"/>
    <w:multiLevelType w:val="hybridMultilevel"/>
    <w:tmpl w:val="8E501F72"/>
    <w:lvl w:ilvl="0" w:tplc="BF6E57D2">
      <w:start w:val="1"/>
      <w:numFmt w:val="decimal"/>
      <w:lvlText w:val="(%1)"/>
      <w:lvlJc w:val="left"/>
      <w:pPr>
        <w:ind w:left="572" w:hanging="454"/>
        <w:jc w:val="right"/>
      </w:pPr>
      <w:rPr>
        <w:rFonts w:ascii="Calibri" w:eastAsia="Calibri" w:hAnsi="Calibri" w:cs="Calibri" w:hint="default"/>
        <w:spacing w:val="-1"/>
        <w:w w:val="100"/>
        <w:sz w:val="22"/>
        <w:szCs w:val="22"/>
        <w:lang w:val="cs-CZ" w:eastAsia="cs-CZ" w:bidi="cs-CZ"/>
      </w:rPr>
    </w:lvl>
    <w:lvl w:ilvl="1" w:tplc="7200F220">
      <w:start w:val="1"/>
      <w:numFmt w:val="lowerLetter"/>
      <w:lvlText w:val="%2)"/>
      <w:lvlJc w:val="left"/>
      <w:pPr>
        <w:ind w:left="2096" w:hanging="360"/>
      </w:pPr>
      <w:rPr>
        <w:rFonts w:ascii="Calibri" w:eastAsia="Calibri" w:hAnsi="Calibri" w:cs="Calibri" w:hint="default"/>
        <w:spacing w:val="0"/>
        <w:w w:val="100"/>
        <w:sz w:val="22"/>
        <w:szCs w:val="22"/>
        <w:lang w:val="cs-CZ" w:eastAsia="cs-CZ" w:bidi="cs-CZ"/>
      </w:rPr>
    </w:lvl>
    <w:lvl w:ilvl="2" w:tplc="6BC28812">
      <w:numFmt w:val="bullet"/>
      <w:lvlText w:val="•"/>
      <w:lvlJc w:val="left"/>
      <w:pPr>
        <w:ind w:left="2964" w:hanging="360"/>
      </w:pPr>
      <w:rPr>
        <w:rFonts w:hint="default"/>
        <w:lang w:val="cs-CZ" w:eastAsia="cs-CZ" w:bidi="cs-CZ"/>
      </w:rPr>
    </w:lvl>
    <w:lvl w:ilvl="3" w:tplc="AD2621D8">
      <w:numFmt w:val="bullet"/>
      <w:lvlText w:val="•"/>
      <w:lvlJc w:val="left"/>
      <w:pPr>
        <w:ind w:left="3828" w:hanging="360"/>
      </w:pPr>
      <w:rPr>
        <w:rFonts w:hint="default"/>
        <w:lang w:val="cs-CZ" w:eastAsia="cs-CZ" w:bidi="cs-CZ"/>
      </w:rPr>
    </w:lvl>
    <w:lvl w:ilvl="4" w:tplc="E1DC3096">
      <w:numFmt w:val="bullet"/>
      <w:lvlText w:val="•"/>
      <w:lvlJc w:val="left"/>
      <w:pPr>
        <w:ind w:left="4693" w:hanging="360"/>
      </w:pPr>
      <w:rPr>
        <w:rFonts w:hint="default"/>
        <w:lang w:val="cs-CZ" w:eastAsia="cs-CZ" w:bidi="cs-CZ"/>
      </w:rPr>
    </w:lvl>
    <w:lvl w:ilvl="5" w:tplc="63449F16">
      <w:numFmt w:val="bullet"/>
      <w:lvlText w:val="•"/>
      <w:lvlJc w:val="left"/>
      <w:pPr>
        <w:ind w:left="5557" w:hanging="360"/>
      </w:pPr>
      <w:rPr>
        <w:rFonts w:hint="default"/>
        <w:lang w:val="cs-CZ" w:eastAsia="cs-CZ" w:bidi="cs-CZ"/>
      </w:rPr>
    </w:lvl>
    <w:lvl w:ilvl="6" w:tplc="91D4D5BE">
      <w:numFmt w:val="bullet"/>
      <w:lvlText w:val="•"/>
      <w:lvlJc w:val="left"/>
      <w:pPr>
        <w:ind w:left="6422" w:hanging="360"/>
      </w:pPr>
      <w:rPr>
        <w:rFonts w:hint="default"/>
        <w:lang w:val="cs-CZ" w:eastAsia="cs-CZ" w:bidi="cs-CZ"/>
      </w:rPr>
    </w:lvl>
    <w:lvl w:ilvl="7" w:tplc="65501E60">
      <w:numFmt w:val="bullet"/>
      <w:lvlText w:val="•"/>
      <w:lvlJc w:val="left"/>
      <w:pPr>
        <w:ind w:left="7286" w:hanging="360"/>
      </w:pPr>
      <w:rPr>
        <w:rFonts w:hint="default"/>
        <w:lang w:val="cs-CZ" w:eastAsia="cs-CZ" w:bidi="cs-CZ"/>
      </w:rPr>
    </w:lvl>
    <w:lvl w:ilvl="8" w:tplc="CF94DC90">
      <w:numFmt w:val="bullet"/>
      <w:lvlText w:val="•"/>
      <w:lvlJc w:val="left"/>
      <w:pPr>
        <w:ind w:left="8151" w:hanging="360"/>
      </w:pPr>
      <w:rPr>
        <w:rFonts w:hint="default"/>
        <w:lang w:val="cs-CZ" w:eastAsia="cs-CZ" w:bidi="cs-CZ"/>
      </w:rPr>
    </w:lvl>
  </w:abstractNum>
  <w:abstractNum w:abstractNumId="11" w15:restartNumberingAfterBreak="0">
    <w:nsid w:val="51AB5B28"/>
    <w:multiLevelType w:val="hybridMultilevel"/>
    <w:tmpl w:val="01824568"/>
    <w:lvl w:ilvl="0" w:tplc="286AAE2A">
      <w:start w:val="7"/>
      <w:numFmt w:val="upperRoman"/>
      <w:lvlText w:val="%1."/>
      <w:lvlJc w:val="left"/>
      <w:pPr>
        <w:ind w:left="1006" w:hanging="720"/>
      </w:pPr>
      <w:rPr>
        <w:rFonts w:hint="default"/>
      </w:rPr>
    </w:lvl>
    <w:lvl w:ilvl="1" w:tplc="04050019" w:tentative="1">
      <w:start w:val="1"/>
      <w:numFmt w:val="lowerLetter"/>
      <w:lvlText w:val="%2."/>
      <w:lvlJc w:val="left"/>
      <w:pPr>
        <w:ind w:left="1366" w:hanging="360"/>
      </w:pPr>
    </w:lvl>
    <w:lvl w:ilvl="2" w:tplc="0405001B" w:tentative="1">
      <w:start w:val="1"/>
      <w:numFmt w:val="lowerRoman"/>
      <w:lvlText w:val="%3."/>
      <w:lvlJc w:val="right"/>
      <w:pPr>
        <w:ind w:left="2086" w:hanging="180"/>
      </w:pPr>
    </w:lvl>
    <w:lvl w:ilvl="3" w:tplc="0405000F" w:tentative="1">
      <w:start w:val="1"/>
      <w:numFmt w:val="decimal"/>
      <w:lvlText w:val="%4."/>
      <w:lvlJc w:val="left"/>
      <w:pPr>
        <w:ind w:left="2806" w:hanging="360"/>
      </w:pPr>
    </w:lvl>
    <w:lvl w:ilvl="4" w:tplc="04050019" w:tentative="1">
      <w:start w:val="1"/>
      <w:numFmt w:val="lowerLetter"/>
      <w:lvlText w:val="%5."/>
      <w:lvlJc w:val="left"/>
      <w:pPr>
        <w:ind w:left="3526" w:hanging="360"/>
      </w:pPr>
    </w:lvl>
    <w:lvl w:ilvl="5" w:tplc="0405001B" w:tentative="1">
      <w:start w:val="1"/>
      <w:numFmt w:val="lowerRoman"/>
      <w:lvlText w:val="%6."/>
      <w:lvlJc w:val="right"/>
      <w:pPr>
        <w:ind w:left="4246" w:hanging="180"/>
      </w:pPr>
    </w:lvl>
    <w:lvl w:ilvl="6" w:tplc="0405000F" w:tentative="1">
      <w:start w:val="1"/>
      <w:numFmt w:val="decimal"/>
      <w:lvlText w:val="%7."/>
      <w:lvlJc w:val="left"/>
      <w:pPr>
        <w:ind w:left="4966" w:hanging="360"/>
      </w:pPr>
    </w:lvl>
    <w:lvl w:ilvl="7" w:tplc="04050019" w:tentative="1">
      <w:start w:val="1"/>
      <w:numFmt w:val="lowerLetter"/>
      <w:lvlText w:val="%8."/>
      <w:lvlJc w:val="left"/>
      <w:pPr>
        <w:ind w:left="5686" w:hanging="360"/>
      </w:pPr>
    </w:lvl>
    <w:lvl w:ilvl="8" w:tplc="0405001B" w:tentative="1">
      <w:start w:val="1"/>
      <w:numFmt w:val="lowerRoman"/>
      <w:lvlText w:val="%9."/>
      <w:lvlJc w:val="right"/>
      <w:pPr>
        <w:ind w:left="6406" w:hanging="180"/>
      </w:pPr>
    </w:lvl>
  </w:abstractNum>
  <w:abstractNum w:abstractNumId="12" w15:restartNumberingAfterBreak="0">
    <w:nsid w:val="52595756"/>
    <w:multiLevelType w:val="multilevel"/>
    <w:tmpl w:val="08C0075E"/>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A677DA"/>
    <w:multiLevelType w:val="hybridMultilevel"/>
    <w:tmpl w:val="9252B7A2"/>
    <w:lvl w:ilvl="0" w:tplc="4F12E48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3A4AD0">
      <w:start w:val="4"/>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161BA2">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E4CCA">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368312">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74C1F0">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463994">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FAF22C">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B8101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BC4103"/>
    <w:multiLevelType w:val="hybridMultilevel"/>
    <w:tmpl w:val="8D0C772C"/>
    <w:lvl w:ilvl="0" w:tplc="4F76F7AA">
      <w:start w:val="1"/>
      <w:numFmt w:val="decimal"/>
      <w:lvlText w:val="%1."/>
      <w:lvlJc w:val="left"/>
      <w:pPr>
        <w:ind w:left="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1094FA">
      <w:start w:val="1"/>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DA09CA">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1A4BF2">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C81BA6">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9C9134">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B0123A">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06DEFA">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6CFA4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B517804"/>
    <w:multiLevelType w:val="hybridMultilevel"/>
    <w:tmpl w:val="11985EF6"/>
    <w:lvl w:ilvl="0" w:tplc="6E7E6722">
      <w:start w:val="5"/>
      <w:numFmt w:val="upperRoman"/>
      <w:pStyle w:val="Nadpis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4D45810">
      <w:start w:val="1"/>
      <w:numFmt w:val="lowerLetter"/>
      <w:lvlText w:val="%2"/>
      <w:lvlJc w:val="left"/>
      <w:pPr>
        <w:ind w:left="46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EC4EB76">
      <w:start w:val="1"/>
      <w:numFmt w:val="lowerRoman"/>
      <w:lvlText w:val="%3"/>
      <w:lvlJc w:val="left"/>
      <w:pPr>
        <w:ind w:left="53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1D4C7CA">
      <w:start w:val="1"/>
      <w:numFmt w:val="decimal"/>
      <w:lvlText w:val="%4"/>
      <w:lvlJc w:val="left"/>
      <w:pPr>
        <w:ind w:left="60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0363124">
      <w:start w:val="1"/>
      <w:numFmt w:val="lowerLetter"/>
      <w:lvlText w:val="%5"/>
      <w:lvlJc w:val="left"/>
      <w:pPr>
        <w:ind w:left="679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18A754E">
      <w:start w:val="1"/>
      <w:numFmt w:val="lowerRoman"/>
      <w:lvlText w:val="%6"/>
      <w:lvlJc w:val="left"/>
      <w:pPr>
        <w:ind w:left="751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FBAEBBC">
      <w:start w:val="1"/>
      <w:numFmt w:val="decimal"/>
      <w:lvlText w:val="%7"/>
      <w:lvlJc w:val="left"/>
      <w:pPr>
        <w:ind w:left="82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55E15EA">
      <w:start w:val="1"/>
      <w:numFmt w:val="lowerLetter"/>
      <w:lvlText w:val="%8"/>
      <w:lvlJc w:val="left"/>
      <w:pPr>
        <w:ind w:left="89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A9CCB64">
      <w:start w:val="1"/>
      <w:numFmt w:val="lowerRoman"/>
      <w:lvlText w:val="%9"/>
      <w:lvlJc w:val="left"/>
      <w:pPr>
        <w:ind w:left="96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DBB7EBC"/>
    <w:multiLevelType w:val="hybridMultilevel"/>
    <w:tmpl w:val="90D849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C91DEA"/>
    <w:multiLevelType w:val="hybridMultilevel"/>
    <w:tmpl w:val="5C208F18"/>
    <w:lvl w:ilvl="0" w:tplc="900EDDC4">
      <w:start w:val="7"/>
      <w:numFmt w:val="upperRoman"/>
      <w:lvlText w:val="%1."/>
      <w:lvlJc w:val="left"/>
      <w:pPr>
        <w:ind w:left="1726" w:hanging="720"/>
      </w:pPr>
      <w:rPr>
        <w:rFonts w:hint="default"/>
      </w:rPr>
    </w:lvl>
    <w:lvl w:ilvl="1" w:tplc="04050019" w:tentative="1">
      <w:start w:val="1"/>
      <w:numFmt w:val="lowerLetter"/>
      <w:lvlText w:val="%2."/>
      <w:lvlJc w:val="left"/>
      <w:pPr>
        <w:ind w:left="2086" w:hanging="360"/>
      </w:pPr>
    </w:lvl>
    <w:lvl w:ilvl="2" w:tplc="0405001B" w:tentative="1">
      <w:start w:val="1"/>
      <w:numFmt w:val="lowerRoman"/>
      <w:lvlText w:val="%3."/>
      <w:lvlJc w:val="right"/>
      <w:pPr>
        <w:ind w:left="2806" w:hanging="180"/>
      </w:pPr>
    </w:lvl>
    <w:lvl w:ilvl="3" w:tplc="0405000F" w:tentative="1">
      <w:start w:val="1"/>
      <w:numFmt w:val="decimal"/>
      <w:lvlText w:val="%4."/>
      <w:lvlJc w:val="left"/>
      <w:pPr>
        <w:ind w:left="3526" w:hanging="360"/>
      </w:pPr>
    </w:lvl>
    <w:lvl w:ilvl="4" w:tplc="04050019" w:tentative="1">
      <w:start w:val="1"/>
      <w:numFmt w:val="lowerLetter"/>
      <w:lvlText w:val="%5."/>
      <w:lvlJc w:val="left"/>
      <w:pPr>
        <w:ind w:left="4246" w:hanging="360"/>
      </w:pPr>
    </w:lvl>
    <w:lvl w:ilvl="5" w:tplc="0405001B" w:tentative="1">
      <w:start w:val="1"/>
      <w:numFmt w:val="lowerRoman"/>
      <w:lvlText w:val="%6."/>
      <w:lvlJc w:val="right"/>
      <w:pPr>
        <w:ind w:left="4966" w:hanging="180"/>
      </w:pPr>
    </w:lvl>
    <w:lvl w:ilvl="6" w:tplc="0405000F" w:tentative="1">
      <w:start w:val="1"/>
      <w:numFmt w:val="decimal"/>
      <w:lvlText w:val="%7."/>
      <w:lvlJc w:val="left"/>
      <w:pPr>
        <w:ind w:left="5686" w:hanging="360"/>
      </w:pPr>
    </w:lvl>
    <w:lvl w:ilvl="7" w:tplc="04050019" w:tentative="1">
      <w:start w:val="1"/>
      <w:numFmt w:val="lowerLetter"/>
      <w:lvlText w:val="%8."/>
      <w:lvlJc w:val="left"/>
      <w:pPr>
        <w:ind w:left="6406" w:hanging="360"/>
      </w:pPr>
    </w:lvl>
    <w:lvl w:ilvl="8" w:tplc="0405001B" w:tentative="1">
      <w:start w:val="1"/>
      <w:numFmt w:val="lowerRoman"/>
      <w:lvlText w:val="%9."/>
      <w:lvlJc w:val="right"/>
      <w:pPr>
        <w:ind w:left="7126" w:hanging="180"/>
      </w:pPr>
    </w:lvl>
  </w:abstractNum>
  <w:num w:numId="1" w16cid:durableId="1825658424">
    <w:abstractNumId w:val="14"/>
  </w:num>
  <w:num w:numId="2" w16cid:durableId="1847163864">
    <w:abstractNumId w:val="13"/>
  </w:num>
  <w:num w:numId="3" w16cid:durableId="38164678">
    <w:abstractNumId w:val="2"/>
  </w:num>
  <w:num w:numId="4" w16cid:durableId="1293903954">
    <w:abstractNumId w:val="15"/>
  </w:num>
  <w:num w:numId="5" w16cid:durableId="1546478890">
    <w:abstractNumId w:val="11"/>
  </w:num>
  <w:num w:numId="6" w16cid:durableId="90398311">
    <w:abstractNumId w:val="17"/>
  </w:num>
  <w:num w:numId="7" w16cid:durableId="2043744837">
    <w:abstractNumId w:val="12"/>
  </w:num>
  <w:num w:numId="8" w16cid:durableId="1027103211">
    <w:abstractNumId w:val="9"/>
  </w:num>
  <w:num w:numId="9" w16cid:durableId="1602494414">
    <w:abstractNumId w:val="6"/>
  </w:num>
  <w:num w:numId="10" w16cid:durableId="1734966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372961">
    <w:abstractNumId w:val="5"/>
  </w:num>
  <w:num w:numId="12" w16cid:durableId="346099191">
    <w:abstractNumId w:val="7"/>
  </w:num>
  <w:num w:numId="13" w16cid:durableId="469714620">
    <w:abstractNumId w:val="10"/>
  </w:num>
  <w:num w:numId="14" w16cid:durableId="69617618">
    <w:abstractNumId w:val="3"/>
  </w:num>
  <w:num w:numId="15" w16cid:durableId="763067023">
    <w:abstractNumId w:val="0"/>
  </w:num>
  <w:num w:numId="16" w16cid:durableId="630478977">
    <w:abstractNumId w:val="4"/>
  </w:num>
  <w:num w:numId="17" w16cid:durableId="1373112580">
    <w:abstractNumId w:val="1"/>
  </w:num>
  <w:num w:numId="18" w16cid:durableId="136474708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man, Jan">
    <w15:presenceInfo w15:providerId="AD" w15:userId="S::zemanjan@cvut.cz::f1ce63bf-6752-4891-833f-4b0165fbad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2B"/>
    <w:rsid w:val="000047AE"/>
    <w:rsid w:val="0002306A"/>
    <w:rsid w:val="0003723D"/>
    <w:rsid w:val="00057009"/>
    <w:rsid w:val="00067B7A"/>
    <w:rsid w:val="00072704"/>
    <w:rsid w:val="00081144"/>
    <w:rsid w:val="00084337"/>
    <w:rsid w:val="000A3B04"/>
    <w:rsid w:val="000B4012"/>
    <w:rsid w:val="000C396F"/>
    <w:rsid w:val="000C7891"/>
    <w:rsid w:val="000C7D2F"/>
    <w:rsid w:val="000D5030"/>
    <w:rsid w:val="000E37AE"/>
    <w:rsid w:val="000E5D92"/>
    <w:rsid w:val="000F7FF7"/>
    <w:rsid w:val="00131EB1"/>
    <w:rsid w:val="00180A37"/>
    <w:rsid w:val="0019219C"/>
    <w:rsid w:val="0019290C"/>
    <w:rsid w:val="00195CED"/>
    <w:rsid w:val="001A56BC"/>
    <w:rsid w:val="001C1A57"/>
    <w:rsid w:val="001C345C"/>
    <w:rsid w:val="001C6B1D"/>
    <w:rsid w:val="001D02BA"/>
    <w:rsid w:val="001D2E99"/>
    <w:rsid w:val="001E0D8A"/>
    <w:rsid w:val="00217E2D"/>
    <w:rsid w:val="002225E9"/>
    <w:rsid w:val="00245143"/>
    <w:rsid w:val="00253041"/>
    <w:rsid w:val="0026114D"/>
    <w:rsid w:val="00263EAD"/>
    <w:rsid w:val="002877C5"/>
    <w:rsid w:val="002B5642"/>
    <w:rsid w:val="002C500B"/>
    <w:rsid w:val="002E30DE"/>
    <w:rsid w:val="002E4645"/>
    <w:rsid w:val="002F2B15"/>
    <w:rsid w:val="0030169F"/>
    <w:rsid w:val="00336ABF"/>
    <w:rsid w:val="00363366"/>
    <w:rsid w:val="0038337F"/>
    <w:rsid w:val="003934BD"/>
    <w:rsid w:val="003E7D70"/>
    <w:rsid w:val="00416813"/>
    <w:rsid w:val="00417C7F"/>
    <w:rsid w:val="0045015B"/>
    <w:rsid w:val="00450BCB"/>
    <w:rsid w:val="00473B70"/>
    <w:rsid w:val="0047412B"/>
    <w:rsid w:val="00475722"/>
    <w:rsid w:val="00482C5E"/>
    <w:rsid w:val="00486D6E"/>
    <w:rsid w:val="00490123"/>
    <w:rsid w:val="00492398"/>
    <w:rsid w:val="004A0921"/>
    <w:rsid w:val="004B2785"/>
    <w:rsid w:val="004B3151"/>
    <w:rsid w:val="004D0809"/>
    <w:rsid w:val="004F2845"/>
    <w:rsid w:val="004F2CF0"/>
    <w:rsid w:val="004F53CB"/>
    <w:rsid w:val="005005B0"/>
    <w:rsid w:val="00530651"/>
    <w:rsid w:val="00532AD9"/>
    <w:rsid w:val="0054691E"/>
    <w:rsid w:val="00547F7C"/>
    <w:rsid w:val="00552D6C"/>
    <w:rsid w:val="005538B8"/>
    <w:rsid w:val="00573509"/>
    <w:rsid w:val="00581389"/>
    <w:rsid w:val="005832D2"/>
    <w:rsid w:val="0059498F"/>
    <w:rsid w:val="00597BE3"/>
    <w:rsid w:val="005A1B80"/>
    <w:rsid w:val="005D291B"/>
    <w:rsid w:val="005D35AC"/>
    <w:rsid w:val="005D44A2"/>
    <w:rsid w:val="00600C52"/>
    <w:rsid w:val="0061588F"/>
    <w:rsid w:val="00635E62"/>
    <w:rsid w:val="0065254E"/>
    <w:rsid w:val="00657AD8"/>
    <w:rsid w:val="0066131C"/>
    <w:rsid w:val="0066442A"/>
    <w:rsid w:val="006702B7"/>
    <w:rsid w:val="0069144B"/>
    <w:rsid w:val="0069626A"/>
    <w:rsid w:val="00697DDE"/>
    <w:rsid w:val="006B0404"/>
    <w:rsid w:val="006C04D9"/>
    <w:rsid w:val="006C0F1F"/>
    <w:rsid w:val="006F1C34"/>
    <w:rsid w:val="006F791E"/>
    <w:rsid w:val="00706045"/>
    <w:rsid w:val="00731A09"/>
    <w:rsid w:val="007355B8"/>
    <w:rsid w:val="00737BE5"/>
    <w:rsid w:val="0075072D"/>
    <w:rsid w:val="0077732B"/>
    <w:rsid w:val="00780285"/>
    <w:rsid w:val="007851EF"/>
    <w:rsid w:val="00792D40"/>
    <w:rsid w:val="007C261C"/>
    <w:rsid w:val="00827278"/>
    <w:rsid w:val="00827841"/>
    <w:rsid w:val="00836C54"/>
    <w:rsid w:val="00864B2D"/>
    <w:rsid w:val="00866FA0"/>
    <w:rsid w:val="008A69BC"/>
    <w:rsid w:val="008A7A5F"/>
    <w:rsid w:val="008C6C50"/>
    <w:rsid w:val="008D0562"/>
    <w:rsid w:val="008D6CC5"/>
    <w:rsid w:val="008F09DF"/>
    <w:rsid w:val="008F75F9"/>
    <w:rsid w:val="008F7DE0"/>
    <w:rsid w:val="009011C8"/>
    <w:rsid w:val="00913736"/>
    <w:rsid w:val="00937A8D"/>
    <w:rsid w:val="00953FB6"/>
    <w:rsid w:val="00955FA2"/>
    <w:rsid w:val="009704B2"/>
    <w:rsid w:val="0097664D"/>
    <w:rsid w:val="0098641F"/>
    <w:rsid w:val="009A1C2F"/>
    <w:rsid w:val="009A39F4"/>
    <w:rsid w:val="009D3E65"/>
    <w:rsid w:val="009E7858"/>
    <w:rsid w:val="00A0455B"/>
    <w:rsid w:val="00A50FF7"/>
    <w:rsid w:val="00A552C5"/>
    <w:rsid w:val="00A927CE"/>
    <w:rsid w:val="00AB4C76"/>
    <w:rsid w:val="00AC1EC8"/>
    <w:rsid w:val="00AC2754"/>
    <w:rsid w:val="00AC5ABF"/>
    <w:rsid w:val="00AD18B6"/>
    <w:rsid w:val="00AE0774"/>
    <w:rsid w:val="00AE0AD8"/>
    <w:rsid w:val="00AE546E"/>
    <w:rsid w:val="00B122F4"/>
    <w:rsid w:val="00B14F5E"/>
    <w:rsid w:val="00B41477"/>
    <w:rsid w:val="00B97CEF"/>
    <w:rsid w:val="00BB125C"/>
    <w:rsid w:val="00BD6143"/>
    <w:rsid w:val="00BE4549"/>
    <w:rsid w:val="00BF06C2"/>
    <w:rsid w:val="00BF1488"/>
    <w:rsid w:val="00BF2439"/>
    <w:rsid w:val="00C11B3F"/>
    <w:rsid w:val="00C135D0"/>
    <w:rsid w:val="00C2112E"/>
    <w:rsid w:val="00C34385"/>
    <w:rsid w:val="00C35151"/>
    <w:rsid w:val="00C4324B"/>
    <w:rsid w:val="00C4426B"/>
    <w:rsid w:val="00C53601"/>
    <w:rsid w:val="00C73EAD"/>
    <w:rsid w:val="00C77589"/>
    <w:rsid w:val="00C91813"/>
    <w:rsid w:val="00C92140"/>
    <w:rsid w:val="00C9366C"/>
    <w:rsid w:val="00C94777"/>
    <w:rsid w:val="00CA3DC9"/>
    <w:rsid w:val="00CA569D"/>
    <w:rsid w:val="00CC36E7"/>
    <w:rsid w:val="00CD63D2"/>
    <w:rsid w:val="00CE14BB"/>
    <w:rsid w:val="00CE3F70"/>
    <w:rsid w:val="00D07E41"/>
    <w:rsid w:val="00D15156"/>
    <w:rsid w:val="00D4294F"/>
    <w:rsid w:val="00D52ED7"/>
    <w:rsid w:val="00D67E2D"/>
    <w:rsid w:val="00D770B6"/>
    <w:rsid w:val="00D83A28"/>
    <w:rsid w:val="00DC5971"/>
    <w:rsid w:val="00DD52D5"/>
    <w:rsid w:val="00DE1755"/>
    <w:rsid w:val="00E0375B"/>
    <w:rsid w:val="00E124F7"/>
    <w:rsid w:val="00E13C41"/>
    <w:rsid w:val="00E44E2E"/>
    <w:rsid w:val="00E4510C"/>
    <w:rsid w:val="00E56468"/>
    <w:rsid w:val="00E77423"/>
    <w:rsid w:val="00E9055A"/>
    <w:rsid w:val="00EB2E81"/>
    <w:rsid w:val="00ED5078"/>
    <w:rsid w:val="00F32582"/>
    <w:rsid w:val="00F57A75"/>
    <w:rsid w:val="00F73FB8"/>
    <w:rsid w:val="00F74C18"/>
    <w:rsid w:val="00F772AD"/>
    <w:rsid w:val="00F84B46"/>
    <w:rsid w:val="00F86284"/>
    <w:rsid w:val="00F86E2D"/>
    <w:rsid w:val="00F9725F"/>
    <w:rsid w:val="00FD60F1"/>
    <w:rsid w:val="00FE692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A1987"/>
  <w15:docId w15:val="{A0B2D2FF-DB8A-48A2-8DC7-937B037D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pacing w:after="5" w:line="249" w:lineRule="auto"/>
      <w:ind w:left="87" w:hanging="10"/>
      <w:jc w:val="both"/>
    </w:pPr>
    <w:rPr>
      <w:rFonts w:ascii="Calibri" w:eastAsia="Calibri" w:hAnsi="Calibri" w:cs="Calibri"/>
      <w:color w:val="000000"/>
    </w:rPr>
  </w:style>
  <w:style w:type="paragraph" w:styleId="Nadpis1">
    <w:name w:val="heading 1"/>
    <w:next w:val="Normln"/>
    <w:link w:val="Nadpis1Char"/>
    <w:uiPriority w:val="9"/>
    <w:qFormat/>
    <w:pPr>
      <w:keepNext/>
      <w:keepLines/>
      <w:numPr>
        <w:numId w:val="4"/>
      </w:numPr>
      <w:spacing w:after="0"/>
      <w:ind w:right="1242"/>
      <w:jc w:val="center"/>
      <w:outlineLvl w:val="0"/>
    </w:pPr>
    <w:rPr>
      <w:rFonts w:ascii="Calibri" w:eastAsia="Calibri" w:hAnsi="Calibri" w:cs="Calibri"/>
      <w:b/>
      <w:color w:val="000000"/>
      <w:sz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rPr>
      <w:rFonts w:ascii="Calibri" w:eastAsia="Calibri" w:hAnsi="Calibri" w:cs="Calibri"/>
      <w:b/>
      <w:color w:val="000000"/>
      <w:sz w:val="28"/>
    </w:rPr>
  </w:style>
  <w:style w:type="paragraph" w:customStyle="1" w:styleId="footnotedescription">
    <w:name w:val="footnote description"/>
    <w:next w:val="Normln"/>
    <w:link w:val="footnotedescriptionChar"/>
    <w:hidden/>
    <w:pPr>
      <w:spacing w:after="0"/>
      <w:ind w:left="77"/>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16"/>
      <w:vertAlign w:val="superscript"/>
    </w:rPr>
  </w:style>
  <w:style w:type="paragraph" w:styleId="Zhlav">
    <w:name w:val="header"/>
    <w:basedOn w:val="Normln"/>
    <w:link w:val="ZhlavChar"/>
    <w:uiPriority w:val="99"/>
    <w:unhideWhenUsed/>
    <w:rsid w:val="00552D6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52D6C"/>
    <w:rPr>
      <w:rFonts w:ascii="Calibri" w:eastAsia="Calibri" w:hAnsi="Calibri" w:cs="Calibri"/>
      <w:color w:val="000000"/>
    </w:rPr>
  </w:style>
  <w:style w:type="paragraph" w:styleId="Zpat">
    <w:name w:val="footer"/>
    <w:basedOn w:val="Normln"/>
    <w:link w:val="ZpatChar"/>
    <w:uiPriority w:val="99"/>
    <w:unhideWhenUsed/>
    <w:rsid w:val="00552D6C"/>
    <w:pPr>
      <w:tabs>
        <w:tab w:val="center" w:pos="4536"/>
        <w:tab w:val="right" w:pos="9072"/>
      </w:tabs>
      <w:spacing w:after="0" w:line="240" w:lineRule="auto"/>
    </w:pPr>
  </w:style>
  <w:style w:type="character" w:customStyle="1" w:styleId="ZpatChar">
    <w:name w:val="Zápatí Char"/>
    <w:basedOn w:val="Standardnpsmoodstavce"/>
    <w:link w:val="Zpat"/>
    <w:uiPriority w:val="99"/>
    <w:rsid w:val="00552D6C"/>
    <w:rPr>
      <w:rFonts w:ascii="Calibri" w:eastAsia="Calibri" w:hAnsi="Calibri" w:cs="Calibri"/>
      <w:color w:val="000000"/>
    </w:rPr>
  </w:style>
  <w:style w:type="character" w:customStyle="1" w:styleId="Zkladntext">
    <w:name w:val="Základní text_"/>
    <w:basedOn w:val="Standardnpsmoodstavce"/>
    <w:link w:val="Zkladntext1"/>
    <w:rsid w:val="00552D6C"/>
    <w:rPr>
      <w:rFonts w:ascii="Arial Unicode MS" w:eastAsia="Arial Unicode MS" w:hAnsi="Arial Unicode MS" w:cs="Arial Unicode MS"/>
      <w:spacing w:val="2"/>
      <w:sz w:val="17"/>
      <w:szCs w:val="17"/>
      <w:shd w:val="clear" w:color="auto" w:fill="FFFFFF"/>
    </w:rPr>
  </w:style>
  <w:style w:type="paragraph" w:customStyle="1" w:styleId="Zkladntext1">
    <w:name w:val="Základní text1"/>
    <w:basedOn w:val="Normln"/>
    <w:link w:val="Zkladntext"/>
    <w:rsid w:val="00552D6C"/>
    <w:pPr>
      <w:widowControl w:val="0"/>
      <w:shd w:val="clear" w:color="auto" w:fill="FFFFFF"/>
      <w:spacing w:after="0" w:line="427" w:lineRule="exact"/>
      <w:ind w:left="0" w:hanging="360"/>
      <w:jc w:val="center"/>
    </w:pPr>
    <w:rPr>
      <w:rFonts w:ascii="Arial Unicode MS" w:eastAsia="Arial Unicode MS" w:hAnsi="Arial Unicode MS" w:cs="Arial Unicode MS"/>
      <w:color w:val="auto"/>
      <w:spacing w:val="2"/>
      <w:sz w:val="17"/>
      <w:szCs w:val="17"/>
    </w:rPr>
  </w:style>
  <w:style w:type="paragraph" w:styleId="Odstavecseseznamem">
    <w:name w:val="List Paragraph"/>
    <w:basedOn w:val="Normln"/>
    <w:uiPriority w:val="1"/>
    <w:qFormat/>
    <w:rsid w:val="00697DDE"/>
    <w:pPr>
      <w:ind w:left="720"/>
      <w:contextualSpacing/>
    </w:pPr>
  </w:style>
  <w:style w:type="paragraph" w:styleId="Textpoznpodarou">
    <w:name w:val="footnote text"/>
    <w:basedOn w:val="Normln"/>
    <w:link w:val="TextpoznpodarouChar"/>
    <w:uiPriority w:val="99"/>
    <w:semiHidden/>
    <w:unhideWhenUsed/>
    <w:rsid w:val="006B0404"/>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6B0404"/>
    <w:rPr>
      <w:rFonts w:ascii="Calibri" w:eastAsia="Calibri" w:hAnsi="Calibri" w:cs="Calibri"/>
      <w:color w:val="000000"/>
      <w:sz w:val="20"/>
      <w:szCs w:val="20"/>
    </w:rPr>
  </w:style>
  <w:style w:type="character" w:styleId="Znakapoznpodarou">
    <w:name w:val="footnote reference"/>
    <w:basedOn w:val="Standardnpsmoodstavce"/>
    <w:uiPriority w:val="99"/>
    <w:semiHidden/>
    <w:unhideWhenUsed/>
    <w:rsid w:val="006B0404"/>
    <w:rPr>
      <w:vertAlign w:val="superscript"/>
    </w:rPr>
  </w:style>
  <w:style w:type="paragraph" w:styleId="Zkladntext0">
    <w:name w:val="Body Text"/>
    <w:basedOn w:val="Normln"/>
    <w:link w:val="ZkladntextChar"/>
    <w:uiPriority w:val="1"/>
    <w:qFormat/>
    <w:rsid w:val="00731A09"/>
    <w:pPr>
      <w:widowControl w:val="0"/>
      <w:autoSpaceDE w:val="0"/>
      <w:autoSpaceDN w:val="0"/>
      <w:spacing w:after="0" w:line="240" w:lineRule="auto"/>
      <w:ind w:left="572" w:firstLine="0"/>
    </w:pPr>
    <w:rPr>
      <w:color w:val="auto"/>
      <w:lang w:bidi="cs-CZ"/>
    </w:rPr>
  </w:style>
  <w:style w:type="character" w:customStyle="1" w:styleId="ZkladntextChar">
    <w:name w:val="Základní text Char"/>
    <w:basedOn w:val="Standardnpsmoodstavce"/>
    <w:link w:val="Zkladntext0"/>
    <w:uiPriority w:val="1"/>
    <w:rsid w:val="00731A09"/>
    <w:rPr>
      <w:rFonts w:ascii="Calibri" w:eastAsia="Calibri" w:hAnsi="Calibri" w:cs="Calibri"/>
      <w:lang w:bidi="cs-CZ"/>
    </w:rPr>
  </w:style>
  <w:style w:type="paragraph" w:customStyle="1" w:styleId="Normln1">
    <w:name w:val="Normální1"/>
    <w:rsid w:val="00C4324B"/>
    <w:pPr>
      <w:spacing w:after="120" w:line="240" w:lineRule="auto"/>
      <w:ind w:left="284" w:hanging="283"/>
      <w:jc w:val="both"/>
    </w:pPr>
    <w:rPr>
      <w:rFonts w:ascii="Times New Roman" w:eastAsia="Times New Roman" w:hAnsi="Times New Roman" w:cs="Times New Roman"/>
      <w:color w:val="000000"/>
      <w:sz w:val="20"/>
      <w:szCs w:val="20"/>
    </w:rPr>
  </w:style>
  <w:style w:type="paragraph" w:styleId="Revize">
    <w:name w:val="Revision"/>
    <w:hidden/>
    <w:uiPriority w:val="99"/>
    <w:semiHidden/>
    <w:rsid w:val="0019290C"/>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063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69C5332BD449A4A950BD2323364EA98" ma:contentTypeVersion="10" ma:contentTypeDescription="Vytvoří nový dokument" ma:contentTypeScope="" ma:versionID="7730cd87019e87b84d1705031c9574f6">
  <xsd:schema xmlns:xsd="http://www.w3.org/2001/XMLSchema" xmlns:xs="http://www.w3.org/2001/XMLSchema" xmlns:p="http://schemas.microsoft.com/office/2006/metadata/properties" xmlns:ns2="afe9849f-6024-4654-a770-8b0b3d65e076" xmlns:ns3="53bcabe1-8f53-4879-bc2e-fa7b09013141" targetNamespace="http://schemas.microsoft.com/office/2006/metadata/properties" ma:root="true" ma:fieldsID="b2cffde27652f5ae56a1d8b7ce03e35c" ns2:_="" ns3:_="">
    <xsd:import namespace="afe9849f-6024-4654-a770-8b0b3d65e076"/>
    <xsd:import namespace="53bcabe1-8f53-4879-bc2e-fa7b09013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9849f-6024-4654-a770-8b0b3d65e076" elementFormDefault="qualified">
    <xsd:import namespace="http://schemas.microsoft.com/office/2006/documentManagement/types"/>
    <xsd:import namespace="http://schemas.microsoft.com/office/infopath/2007/PartnerControls"/>
    <xsd:element name="SharedWithUsers" ma:index="8" nillable="true" ma:displayName="Sdílí se s"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bcabe1-8f53-4879-bc2e-fa7b090131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ECA54B-C656-45B2-A52A-3DD441330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9849f-6024-4654-a770-8b0b3d65e076"/>
    <ds:schemaRef ds:uri="53bcabe1-8f53-4879-bc2e-fa7b0901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438695-EC39-4B0C-9F23-DDFA6F643B8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BC39A8-4960-485F-8DBE-C47A0F987C41}">
  <ds:schemaRefs>
    <ds:schemaRef ds:uri="http://schemas.openxmlformats.org/officeDocument/2006/bibliography"/>
  </ds:schemaRefs>
</ds:datastoreItem>
</file>

<file path=customXml/itemProps4.xml><?xml version="1.0" encoding="utf-8"?>
<ds:datastoreItem xmlns:ds="http://schemas.openxmlformats.org/officeDocument/2006/customXml" ds:itemID="{7BB252EA-ACAC-42D9-A364-21084D96DC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1548</Words>
  <Characters>8825</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XI. ZMĚNY STUDIJNÍHO A  ZKUŠEBNÍHO  ŘÁDU PRO STUDENTY ČESKÉHO VYSOKÉHO UČENÍ TECHNICKÉHO V PRAZE</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 ZMĚNY STUDIJNÍHO A  ZKUŠEBNÍHO  ŘÁDU PRO STUDENTY ČESKÉHO VYSOKÉHO UČENÍ TECHNICKÉHO V PRAZE</dc:title>
  <dc:subject/>
  <dc:creator>havlicek</dc:creator>
  <cp:keywords/>
  <cp:lastModifiedBy>Zeman, Jan</cp:lastModifiedBy>
  <cp:revision>1</cp:revision>
  <dcterms:created xsi:type="dcterms:W3CDTF">2026-02-11T11:52:00Z</dcterms:created>
  <dcterms:modified xsi:type="dcterms:W3CDTF">2026-02-22T21:32:00Z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0x010100369C5332BD449A4A950BD2323364EA98</vt:lpwstr>
  </property>
</Properties>
</file>