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4F634" w14:textId="3FDFC19C" w:rsidR="009E1442" w:rsidRPr="00D47776" w:rsidRDefault="008A50FC" w:rsidP="00830B30">
      <w:pPr>
        <w:pStyle w:val="Odstavecseseznamem"/>
        <w:ind w:left="0" w:firstLine="0"/>
        <w:jc w:val="center"/>
        <w:rPr>
          <w:rFonts w:asciiTheme="minorHAnsi" w:hAnsiTheme="minorHAnsi" w:cstheme="minorHAnsi"/>
          <w:b/>
          <w:caps/>
          <w:spacing w:val="120"/>
          <w:sz w:val="28"/>
          <w:szCs w:val="28"/>
        </w:rPr>
      </w:pPr>
      <w:r>
        <w:rPr>
          <w:rFonts w:asciiTheme="minorHAnsi" w:hAnsiTheme="minorHAnsi" w:cstheme="minorHAnsi"/>
          <w:b/>
          <w:caps/>
          <w:spacing w:val="120"/>
          <w:sz w:val="28"/>
          <w:szCs w:val="28"/>
        </w:rPr>
        <w:t>X</w:t>
      </w:r>
      <w:r w:rsidR="00BA5064">
        <w:rPr>
          <w:rFonts w:asciiTheme="minorHAnsi" w:hAnsiTheme="minorHAnsi" w:cstheme="minorHAnsi"/>
          <w:b/>
          <w:caps/>
          <w:spacing w:val="120"/>
          <w:sz w:val="28"/>
          <w:szCs w:val="28"/>
        </w:rPr>
        <w:t>I</w:t>
      </w:r>
      <w:r w:rsidR="008C79D3">
        <w:rPr>
          <w:rFonts w:asciiTheme="minorHAnsi" w:hAnsiTheme="minorHAnsi" w:cstheme="minorHAnsi"/>
          <w:b/>
          <w:caps/>
          <w:spacing w:val="120"/>
          <w:sz w:val="28"/>
          <w:szCs w:val="28"/>
        </w:rPr>
        <w:t>I</w:t>
      </w:r>
      <w:ins w:id="0" w:author="Klusáková Barbora" w:date="2026-02-02T09:20:00Z">
        <w:r w:rsidR="0080643D">
          <w:rPr>
            <w:rFonts w:asciiTheme="minorHAnsi" w:hAnsiTheme="minorHAnsi" w:cstheme="minorHAnsi"/>
            <w:b/>
            <w:caps/>
            <w:spacing w:val="120"/>
            <w:sz w:val="28"/>
            <w:szCs w:val="28"/>
          </w:rPr>
          <w:t>I</w:t>
        </w:r>
      </w:ins>
      <w:r w:rsidR="005C0DD1" w:rsidRPr="00D47776">
        <w:rPr>
          <w:rFonts w:asciiTheme="minorHAnsi" w:hAnsiTheme="minorHAnsi" w:cstheme="minorHAnsi"/>
          <w:b/>
          <w:caps/>
          <w:spacing w:val="120"/>
          <w:sz w:val="28"/>
          <w:szCs w:val="28"/>
        </w:rPr>
        <w:t xml:space="preserve">. </w:t>
      </w:r>
      <w:r w:rsidR="009E1442" w:rsidRPr="00D47776">
        <w:rPr>
          <w:rFonts w:asciiTheme="minorHAnsi" w:hAnsiTheme="minorHAnsi" w:cstheme="minorHAnsi"/>
          <w:b/>
          <w:caps/>
          <w:spacing w:val="120"/>
          <w:sz w:val="28"/>
          <w:szCs w:val="28"/>
        </w:rPr>
        <w:t>Úplné znění</w:t>
      </w:r>
    </w:p>
    <w:p w14:paraId="4904F635" w14:textId="77777777" w:rsidR="00022297" w:rsidRPr="00D47776" w:rsidRDefault="00805E5E" w:rsidP="00022297">
      <w:pPr>
        <w:ind w:left="0" w:firstLine="0"/>
        <w:jc w:val="center"/>
        <w:rPr>
          <w:rFonts w:asciiTheme="minorHAnsi" w:hAnsiTheme="minorHAnsi" w:cstheme="minorHAnsi"/>
          <w:b/>
          <w:caps/>
          <w:spacing w:val="120"/>
          <w:sz w:val="28"/>
          <w:szCs w:val="28"/>
        </w:rPr>
      </w:pPr>
      <w:r w:rsidRPr="00D47776">
        <w:rPr>
          <w:rFonts w:asciiTheme="minorHAnsi" w:hAnsiTheme="minorHAnsi" w:cstheme="minorHAnsi"/>
          <w:b/>
          <w:caps/>
          <w:spacing w:val="120"/>
          <w:sz w:val="28"/>
          <w:szCs w:val="28"/>
        </w:rPr>
        <w:t>Studijní</w:t>
      </w:r>
      <w:r w:rsidR="002C7AC6" w:rsidRPr="00D47776">
        <w:rPr>
          <w:rFonts w:asciiTheme="minorHAnsi" w:hAnsiTheme="minorHAnsi" w:cstheme="minorHAnsi"/>
          <w:b/>
          <w:caps/>
          <w:spacing w:val="120"/>
          <w:sz w:val="28"/>
          <w:szCs w:val="28"/>
        </w:rPr>
        <w:t xml:space="preserve">ho </w:t>
      </w:r>
      <w:r w:rsidRPr="00D47776">
        <w:rPr>
          <w:rFonts w:asciiTheme="minorHAnsi" w:hAnsiTheme="minorHAnsi" w:cstheme="minorHAnsi"/>
          <w:b/>
          <w:caps/>
          <w:spacing w:val="120"/>
          <w:sz w:val="28"/>
          <w:szCs w:val="28"/>
        </w:rPr>
        <w:t>a zkušebn</w:t>
      </w:r>
      <w:r w:rsidR="002C7AC6" w:rsidRPr="00D47776">
        <w:rPr>
          <w:rFonts w:asciiTheme="minorHAnsi" w:hAnsiTheme="minorHAnsi" w:cstheme="minorHAnsi"/>
          <w:b/>
          <w:caps/>
          <w:spacing w:val="120"/>
          <w:sz w:val="28"/>
          <w:szCs w:val="28"/>
        </w:rPr>
        <w:t>ího</w:t>
      </w:r>
      <w:r w:rsidRPr="00D47776">
        <w:rPr>
          <w:rFonts w:asciiTheme="minorHAnsi" w:hAnsiTheme="minorHAnsi" w:cstheme="minorHAnsi"/>
          <w:b/>
          <w:caps/>
          <w:spacing w:val="120"/>
          <w:sz w:val="28"/>
          <w:szCs w:val="28"/>
        </w:rPr>
        <w:t xml:space="preserve"> řád</w:t>
      </w:r>
      <w:r w:rsidR="002C7AC6" w:rsidRPr="00D47776">
        <w:rPr>
          <w:rFonts w:asciiTheme="minorHAnsi" w:hAnsiTheme="minorHAnsi" w:cstheme="minorHAnsi"/>
          <w:b/>
          <w:caps/>
          <w:spacing w:val="120"/>
          <w:sz w:val="28"/>
          <w:szCs w:val="28"/>
        </w:rPr>
        <w:t>u</w:t>
      </w:r>
      <w:r w:rsidRPr="00D47776">
        <w:rPr>
          <w:rFonts w:asciiTheme="minorHAnsi" w:hAnsiTheme="minorHAnsi" w:cstheme="minorHAnsi"/>
          <w:b/>
          <w:caps/>
          <w:spacing w:val="120"/>
          <w:sz w:val="28"/>
          <w:szCs w:val="28"/>
        </w:rPr>
        <w:t xml:space="preserve"> </w:t>
      </w:r>
    </w:p>
    <w:p w14:paraId="4904F636" w14:textId="77777777" w:rsidR="00805E5E" w:rsidRPr="00D47776" w:rsidRDefault="00805E5E" w:rsidP="00805E5E">
      <w:pPr>
        <w:spacing w:after="0"/>
        <w:ind w:left="0" w:firstLine="0"/>
        <w:jc w:val="center"/>
        <w:rPr>
          <w:rFonts w:asciiTheme="minorHAnsi" w:hAnsiTheme="minorHAnsi" w:cstheme="minorHAnsi"/>
          <w:b/>
          <w:caps/>
          <w:spacing w:val="120"/>
          <w:sz w:val="28"/>
          <w:szCs w:val="28"/>
        </w:rPr>
      </w:pPr>
      <w:r w:rsidRPr="00D47776">
        <w:rPr>
          <w:rFonts w:asciiTheme="minorHAnsi" w:hAnsiTheme="minorHAnsi" w:cstheme="minorHAnsi"/>
          <w:b/>
          <w:caps/>
          <w:spacing w:val="120"/>
          <w:sz w:val="28"/>
          <w:szCs w:val="28"/>
        </w:rPr>
        <w:t>pro studenty</w:t>
      </w:r>
    </w:p>
    <w:p w14:paraId="4904F637" w14:textId="77777777" w:rsidR="00805E5E" w:rsidRPr="00D47776" w:rsidRDefault="00805E5E" w:rsidP="00805E5E">
      <w:pPr>
        <w:spacing w:after="0"/>
        <w:ind w:left="0" w:firstLine="0"/>
        <w:jc w:val="center"/>
        <w:rPr>
          <w:rFonts w:asciiTheme="minorHAnsi" w:hAnsiTheme="minorHAnsi" w:cstheme="minorHAnsi"/>
          <w:b/>
          <w:caps/>
          <w:spacing w:val="120"/>
          <w:sz w:val="28"/>
          <w:szCs w:val="28"/>
        </w:rPr>
      </w:pPr>
    </w:p>
    <w:p w14:paraId="4904F638" w14:textId="77777777" w:rsidR="00805E5E" w:rsidRPr="00D47776" w:rsidRDefault="00805E5E" w:rsidP="00805E5E">
      <w:pPr>
        <w:spacing w:after="0"/>
        <w:ind w:left="0" w:firstLine="0"/>
        <w:jc w:val="center"/>
        <w:rPr>
          <w:rFonts w:asciiTheme="minorHAnsi" w:hAnsiTheme="minorHAnsi" w:cstheme="minorHAnsi"/>
          <w:b/>
          <w:caps/>
          <w:sz w:val="28"/>
          <w:szCs w:val="28"/>
        </w:rPr>
      </w:pPr>
      <w:r w:rsidRPr="00D47776">
        <w:rPr>
          <w:rFonts w:asciiTheme="minorHAnsi" w:hAnsiTheme="minorHAnsi" w:cstheme="minorHAnsi"/>
          <w:b/>
          <w:caps/>
          <w:sz w:val="28"/>
          <w:szCs w:val="28"/>
        </w:rPr>
        <w:t>ČESKÉHO VYSOKÉHO UČENÍ TECHNICKÉHO V</w:t>
      </w:r>
      <w:r w:rsidR="002C7AC6" w:rsidRPr="00D47776">
        <w:rPr>
          <w:rFonts w:asciiTheme="minorHAnsi" w:hAnsiTheme="minorHAnsi" w:cstheme="minorHAnsi"/>
          <w:b/>
          <w:caps/>
          <w:sz w:val="28"/>
          <w:szCs w:val="28"/>
        </w:rPr>
        <w:t> </w:t>
      </w:r>
      <w:r w:rsidRPr="00D47776">
        <w:rPr>
          <w:rFonts w:asciiTheme="minorHAnsi" w:hAnsiTheme="minorHAnsi" w:cstheme="minorHAnsi"/>
          <w:b/>
          <w:caps/>
          <w:sz w:val="28"/>
          <w:szCs w:val="28"/>
        </w:rPr>
        <w:t>PRAZE</w:t>
      </w:r>
    </w:p>
    <w:p w14:paraId="6A8B0E80" w14:textId="387A9D7A" w:rsidR="000D3E41" w:rsidRDefault="000D3E41" w:rsidP="000D3E41">
      <w:pPr>
        <w:spacing w:after="0" w:line="240" w:lineRule="atLeast"/>
        <w:ind w:left="0" w:firstLine="0"/>
        <w:jc w:val="center"/>
        <w:outlineLvl w:val="0"/>
        <w:rPr>
          <w:rFonts w:ascii="Technika Light" w:hAnsi="Technika Light"/>
          <w:b/>
          <w:caps/>
          <w:sz w:val="24"/>
          <w:szCs w:val="24"/>
        </w:rPr>
      </w:pPr>
      <w:r w:rsidRPr="00F6208C">
        <w:rPr>
          <w:rFonts w:ascii="Technika Light" w:hAnsi="Technika Light"/>
          <w:b/>
          <w:sz w:val="24"/>
          <w:szCs w:val="24"/>
        </w:rPr>
        <w:t xml:space="preserve">(změny registrované na MŠMT dne </w:t>
      </w:r>
      <w:del w:id="1" w:author="Klusáková Barbora" w:date="2026-02-02T09:20:00Z">
        <w:r w:rsidR="00BA5064" w:rsidDel="0080643D">
          <w:rPr>
            <w:rFonts w:ascii="Technika Light" w:hAnsi="Technika Light"/>
            <w:b/>
            <w:sz w:val="24"/>
            <w:szCs w:val="24"/>
          </w:rPr>
          <w:delText>1</w:delText>
        </w:r>
        <w:r w:rsidR="008C79D3" w:rsidDel="0080643D">
          <w:rPr>
            <w:rFonts w:ascii="Technika Light" w:hAnsi="Technika Light"/>
            <w:b/>
            <w:sz w:val="24"/>
            <w:szCs w:val="24"/>
          </w:rPr>
          <w:delText>1</w:delText>
        </w:r>
        <w:r w:rsidDel="0080643D">
          <w:rPr>
            <w:rFonts w:ascii="Technika Light" w:hAnsi="Technika Light"/>
            <w:b/>
            <w:sz w:val="24"/>
            <w:szCs w:val="24"/>
          </w:rPr>
          <w:delText xml:space="preserve">. </w:delText>
        </w:r>
        <w:r w:rsidR="00BA5064" w:rsidDel="0080643D">
          <w:rPr>
            <w:rFonts w:ascii="Technika Light" w:hAnsi="Technika Light"/>
            <w:b/>
            <w:sz w:val="24"/>
            <w:szCs w:val="24"/>
          </w:rPr>
          <w:delText>listopadu</w:delText>
        </w:r>
        <w:r w:rsidDel="0080643D">
          <w:rPr>
            <w:rFonts w:ascii="Technika Light" w:hAnsi="Technika Light"/>
            <w:b/>
            <w:sz w:val="24"/>
            <w:szCs w:val="24"/>
          </w:rPr>
          <w:delText xml:space="preserve"> </w:delText>
        </w:r>
        <w:r w:rsidRPr="0069787B" w:rsidDel="0080643D">
          <w:rPr>
            <w:rFonts w:ascii="Technika Light" w:hAnsi="Technika Light"/>
            <w:b/>
            <w:sz w:val="24"/>
            <w:szCs w:val="24"/>
          </w:rPr>
          <w:delText>202</w:delText>
        </w:r>
        <w:r w:rsidDel="0080643D">
          <w:rPr>
            <w:rFonts w:ascii="Technika Light" w:hAnsi="Technika Light"/>
            <w:b/>
            <w:sz w:val="24"/>
            <w:szCs w:val="24"/>
          </w:rPr>
          <w:delText>5</w:delText>
        </w:r>
      </w:del>
      <w:ins w:id="2" w:author="Klusáková Barbora" w:date="2026-02-02T09:20:00Z">
        <w:r w:rsidR="0080643D" w:rsidRPr="0080643D">
          <w:rPr>
            <w:rFonts w:ascii="Technika Light" w:hAnsi="Technika Light"/>
            <w:b/>
            <w:sz w:val="24"/>
            <w:szCs w:val="24"/>
            <w:highlight w:val="yellow"/>
          </w:rPr>
          <w:t>XXXXXX</w:t>
        </w:r>
      </w:ins>
      <w:r w:rsidRPr="007546B2">
        <w:rPr>
          <w:rFonts w:ascii="Technika Light" w:hAnsi="Technika Light"/>
          <w:b/>
          <w:caps/>
          <w:sz w:val="24"/>
          <w:szCs w:val="24"/>
        </w:rPr>
        <w:t>)</w:t>
      </w:r>
    </w:p>
    <w:p w14:paraId="4904F639" w14:textId="3D780960" w:rsidR="002C7AC6" w:rsidRPr="00D47776" w:rsidRDefault="00037A64" w:rsidP="00805E5E">
      <w:pPr>
        <w:spacing w:after="0"/>
        <w:ind w:left="0" w:firstLine="0"/>
        <w:jc w:val="center"/>
        <w:rPr>
          <w:rFonts w:asciiTheme="minorHAnsi" w:hAnsiTheme="minorHAnsi" w:cstheme="minorHAnsi"/>
          <w:b/>
          <w:caps/>
          <w:sz w:val="28"/>
          <w:szCs w:val="28"/>
        </w:rPr>
      </w:pPr>
      <w:r w:rsidRPr="00D47776">
        <w:rPr>
          <w:rFonts w:asciiTheme="minorHAnsi" w:hAnsiTheme="minorHAnsi" w:cstheme="minorHAnsi"/>
          <w:b/>
          <w:caps/>
          <w:sz w:val="28"/>
          <w:szCs w:val="28"/>
        </w:rPr>
        <w:t xml:space="preserve"> </w:t>
      </w:r>
    </w:p>
    <w:p w14:paraId="4904F63A" w14:textId="77777777" w:rsidR="00805E5E" w:rsidRPr="00D47776" w:rsidRDefault="00805E5E" w:rsidP="00805E5E">
      <w:pPr>
        <w:rPr>
          <w:rFonts w:asciiTheme="minorHAnsi" w:hAnsiTheme="minorHAnsi" w:cstheme="minorHAnsi"/>
          <w:sz w:val="22"/>
          <w:szCs w:val="22"/>
        </w:rPr>
      </w:pPr>
    </w:p>
    <w:p w14:paraId="4904F63B" w14:textId="77777777" w:rsidR="00805E5E" w:rsidRPr="00D47776" w:rsidRDefault="00805E5E" w:rsidP="00805E5E">
      <w:pPr>
        <w:jc w:val="center"/>
        <w:rPr>
          <w:rFonts w:asciiTheme="minorHAnsi" w:hAnsiTheme="minorHAnsi" w:cstheme="minorHAnsi"/>
          <w:b/>
          <w:sz w:val="22"/>
          <w:szCs w:val="22"/>
        </w:rPr>
      </w:pPr>
    </w:p>
    <w:p w14:paraId="4904F63C" w14:textId="77777777" w:rsidR="005B2C93" w:rsidRPr="00D47776" w:rsidRDefault="005B2C93" w:rsidP="005B2C93">
      <w:pPr>
        <w:pStyle w:val="Default"/>
        <w:spacing w:afterLines="40" w:after="96"/>
        <w:ind w:left="454" w:hanging="454"/>
        <w:jc w:val="center"/>
        <w:rPr>
          <w:rFonts w:asciiTheme="minorHAnsi" w:hAnsiTheme="minorHAnsi"/>
          <w:b/>
          <w:color w:val="auto"/>
          <w:sz w:val="22"/>
        </w:rPr>
      </w:pPr>
      <w:r w:rsidRPr="00D47776">
        <w:rPr>
          <w:rFonts w:asciiTheme="minorHAnsi" w:hAnsiTheme="minorHAnsi"/>
          <w:b/>
          <w:color w:val="auto"/>
          <w:sz w:val="22"/>
        </w:rPr>
        <w:t>Část první</w:t>
      </w:r>
    </w:p>
    <w:p w14:paraId="4904F63D" w14:textId="77777777" w:rsidR="005B2C93" w:rsidRPr="00D47776" w:rsidRDefault="005B2C93" w:rsidP="005B2C93">
      <w:pPr>
        <w:pStyle w:val="Default"/>
        <w:spacing w:afterLines="40" w:after="96"/>
        <w:ind w:left="454" w:hanging="454"/>
        <w:jc w:val="center"/>
        <w:rPr>
          <w:rFonts w:asciiTheme="minorHAnsi" w:hAnsiTheme="minorHAnsi"/>
          <w:color w:val="auto"/>
          <w:sz w:val="22"/>
        </w:rPr>
      </w:pPr>
      <w:r w:rsidRPr="00D47776">
        <w:rPr>
          <w:rFonts w:asciiTheme="minorHAnsi" w:hAnsiTheme="minorHAnsi"/>
          <w:b/>
          <w:color w:val="auto"/>
          <w:sz w:val="22"/>
        </w:rPr>
        <w:t>ZÁKLADNÍ USTANOVENÍ</w:t>
      </w:r>
    </w:p>
    <w:p w14:paraId="4904F63E"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w:t>
      </w:r>
    </w:p>
    <w:p w14:paraId="4904F63F" w14:textId="125322AC" w:rsidR="005B2C93" w:rsidRPr="00D47776" w:rsidRDefault="005B2C93" w:rsidP="00A235E9">
      <w:pPr>
        <w:numPr>
          <w:ilvl w:val="0"/>
          <w:numId w:val="9"/>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Studijní a zkušební řád pro studenty Českého vysokého učení technického v</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 xml:space="preserve">Praze (dále jen „ČVUT“) se vydává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17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00805E5E" w:rsidRPr="00D47776">
        <w:rPr>
          <w:rFonts w:asciiTheme="minorHAnsi" w:hAnsiTheme="minorHAnsi" w:cstheme="minorHAnsi"/>
          <w:sz w:val="22"/>
          <w:szCs w:val="22"/>
        </w:rPr>
        <w:t>g</w:t>
      </w:r>
      <w:r w:rsidRPr="00D47776">
        <w:rPr>
          <w:rFonts w:asciiTheme="minorHAnsi" w:hAnsiTheme="minorHAnsi" w:cstheme="minorHAnsi"/>
          <w:sz w:val="22"/>
          <w:szCs w:val="22"/>
        </w:rPr>
        <w:t>) zákona č.</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111/1998 Sb., o vysokých školách a o</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změně a</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doplnění dalších zákonů (zákon o vysokých školách), ve znění pozd</w:t>
      </w:r>
      <w:r w:rsidR="00805E5E" w:rsidRPr="00D47776">
        <w:rPr>
          <w:rFonts w:asciiTheme="minorHAnsi" w:hAnsiTheme="minorHAnsi" w:cstheme="minorHAnsi"/>
          <w:sz w:val="22"/>
          <w:szCs w:val="22"/>
        </w:rPr>
        <w:t>ějších předpisů, (dále jen „zákon“) jako vnitřní předpis</w:t>
      </w:r>
      <w:r w:rsidRPr="00D47776">
        <w:rPr>
          <w:rFonts w:asciiTheme="minorHAnsi" w:hAnsiTheme="minorHAnsi" w:cstheme="minorHAnsi"/>
          <w:sz w:val="22"/>
          <w:szCs w:val="22"/>
        </w:rPr>
        <w:t xml:space="preserve"> ČVUT a v souladu se Statutem ČVUT. Obsahuje pravidla pro studium v bakalářských, magisterských a</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doktorských studijních programech </w:t>
      </w:r>
      <w:r w:rsidR="00DE7CEF" w:rsidRPr="00D47776">
        <w:rPr>
          <w:rFonts w:asciiTheme="minorHAnsi" w:hAnsiTheme="minorHAnsi" w:cstheme="minorHAnsi"/>
          <w:sz w:val="22"/>
          <w:szCs w:val="22"/>
        </w:rPr>
        <w:t xml:space="preserve">uskutečňovaných fakultami (dále jen </w:t>
      </w:r>
      <w:r w:rsidR="00A83014" w:rsidRPr="00D47776">
        <w:rPr>
          <w:rFonts w:asciiTheme="minorHAnsi" w:hAnsiTheme="minorHAnsi" w:cstheme="minorHAnsi"/>
          <w:sz w:val="22"/>
          <w:szCs w:val="22"/>
        </w:rPr>
        <w:t>„</w:t>
      </w:r>
      <w:r w:rsidR="00DE7CEF" w:rsidRPr="00D47776">
        <w:rPr>
          <w:rFonts w:asciiTheme="minorHAnsi" w:hAnsiTheme="minorHAnsi" w:cstheme="minorHAnsi"/>
          <w:sz w:val="22"/>
          <w:szCs w:val="22"/>
        </w:rPr>
        <w:t>fakultní program“) a pro studium v bakalářských, magisterských a doktorských studijních programech, které nejsou uskutečňovány fakultami</w:t>
      </w:r>
      <w:r w:rsidR="003C29F2" w:rsidRPr="00D47776">
        <w:rPr>
          <w:rFonts w:asciiTheme="minorHAnsi" w:hAnsiTheme="minorHAnsi" w:cstheme="minorHAnsi"/>
          <w:sz w:val="22"/>
          <w:szCs w:val="22"/>
        </w:rPr>
        <w:t xml:space="preserve"> </w:t>
      </w:r>
      <w:r w:rsidR="00DE7CEF" w:rsidRPr="00D47776">
        <w:rPr>
          <w:rFonts w:asciiTheme="minorHAnsi" w:hAnsiTheme="minorHAnsi" w:cstheme="minorHAnsi"/>
          <w:sz w:val="22"/>
          <w:szCs w:val="22"/>
        </w:rPr>
        <w:t>(dále jen „nefakultní program“).</w:t>
      </w:r>
    </w:p>
    <w:p w14:paraId="4904F640" w14:textId="77777777" w:rsidR="005B2C93" w:rsidRPr="00D47776" w:rsidRDefault="005B2C93" w:rsidP="00A235E9">
      <w:pPr>
        <w:numPr>
          <w:ilvl w:val="0"/>
          <w:numId w:val="9"/>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Část druhá, pátá a šestá se vztahuje na studenty, kteří studují v</w:t>
      </w:r>
      <w:r w:rsidR="00672E4C" w:rsidRPr="00D47776">
        <w:rPr>
          <w:rFonts w:asciiTheme="minorHAnsi" w:hAnsiTheme="minorHAnsi" w:cstheme="minorHAnsi"/>
          <w:sz w:val="22"/>
          <w:szCs w:val="22"/>
        </w:rPr>
        <w:t> </w:t>
      </w:r>
      <w:r w:rsidRPr="00D47776">
        <w:rPr>
          <w:rFonts w:asciiTheme="minorHAnsi" w:hAnsiTheme="minorHAnsi" w:cstheme="minorHAnsi"/>
          <w:sz w:val="22"/>
          <w:szCs w:val="22"/>
        </w:rPr>
        <w:t>bakalářských, magisterských a</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doktorských studijních programech ve všech formách studia.</w:t>
      </w:r>
    </w:p>
    <w:p w14:paraId="4904F641" w14:textId="77777777" w:rsidR="005B2C93" w:rsidRPr="00D47776" w:rsidRDefault="005B2C93" w:rsidP="00A235E9">
      <w:pPr>
        <w:pStyle w:val="Odstavecseseznamem"/>
        <w:numPr>
          <w:ilvl w:val="0"/>
          <w:numId w:val="9"/>
        </w:numPr>
        <w:spacing w:afterLines="40" w:after="96"/>
        <w:ind w:left="454" w:hanging="454"/>
        <w:contextualSpacing w:val="0"/>
        <w:rPr>
          <w:rFonts w:asciiTheme="minorHAnsi" w:hAnsiTheme="minorHAnsi" w:cstheme="minorHAnsi"/>
          <w:sz w:val="22"/>
          <w:szCs w:val="22"/>
        </w:rPr>
      </w:pPr>
      <w:r w:rsidRPr="00D47776">
        <w:rPr>
          <w:rFonts w:asciiTheme="minorHAnsi" w:hAnsiTheme="minorHAnsi" w:cstheme="minorHAnsi"/>
          <w:sz w:val="22"/>
          <w:szCs w:val="22"/>
        </w:rPr>
        <w:t>Část třetí se vztahuje na studenty, kteří studují</w:t>
      </w:r>
      <w:r w:rsidR="00672E4C" w:rsidRPr="00D47776">
        <w:rPr>
          <w:rFonts w:asciiTheme="minorHAnsi" w:hAnsiTheme="minorHAnsi" w:cstheme="minorHAnsi"/>
          <w:sz w:val="22"/>
          <w:szCs w:val="22"/>
        </w:rPr>
        <w:t xml:space="preserve"> </w:t>
      </w:r>
      <w:r w:rsidRPr="00D47776">
        <w:rPr>
          <w:rFonts w:asciiTheme="minorHAnsi" w:hAnsiTheme="minorHAnsi" w:cstheme="minorHAnsi"/>
          <w:sz w:val="22"/>
          <w:szCs w:val="22"/>
        </w:rPr>
        <w:t>v</w:t>
      </w:r>
      <w:r w:rsidR="00672E4C" w:rsidRPr="00D47776">
        <w:rPr>
          <w:rFonts w:asciiTheme="minorHAnsi" w:hAnsiTheme="minorHAnsi" w:cstheme="minorHAnsi"/>
          <w:sz w:val="22"/>
          <w:szCs w:val="22"/>
        </w:rPr>
        <w:t xml:space="preserve"> </w:t>
      </w:r>
      <w:r w:rsidRPr="00D47776">
        <w:rPr>
          <w:rFonts w:asciiTheme="minorHAnsi" w:hAnsiTheme="minorHAnsi" w:cstheme="minorHAnsi"/>
          <w:sz w:val="22"/>
          <w:szCs w:val="22"/>
        </w:rPr>
        <w:t>bakalářských a</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magisterských studijních programech ve všech formách studia.</w:t>
      </w:r>
    </w:p>
    <w:p w14:paraId="4904F642" w14:textId="77777777" w:rsidR="005B2C93" w:rsidRPr="00D47776" w:rsidRDefault="005B2C93" w:rsidP="00A235E9">
      <w:pPr>
        <w:pStyle w:val="Odstavecseseznamem"/>
        <w:numPr>
          <w:ilvl w:val="0"/>
          <w:numId w:val="9"/>
        </w:numPr>
        <w:spacing w:afterLines="40" w:after="96"/>
        <w:ind w:left="454" w:hanging="454"/>
        <w:contextualSpacing w:val="0"/>
        <w:rPr>
          <w:rFonts w:asciiTheme="minorHAnsi" w:hAnsiTheme="minorHAnsi" w:cstheme="minorHAnsi"/>
          <w:sz w:val="22"/>
          <w:szCs w:val="22"/>
        </w:rPr>
      </w:pPr>
      <w:r w:rsidRPr="00D47776">
        <w:rPr>
          <w:rFonts w:asciiTheme="minorHAnsi" w:hAnsiTheme="minorHAnsi" w:cstheme="minorHAnsi"/>
          <w:sz w:val="22"/>
          <w:szCs w:val="22"/>
        </w:rPr>
        <w:t>Část čtvrtá se vztahuje na studenty, kteří studují v</w:t>
      </w:r>
      <w:r w:rsidR="00672E4C" w:rsidRPr="00D47776">
        <w:rPr>
          <w:rFonts w:asciiTheme="minorHAnsi" w:hAnsiTheme="minorHAnsi" w:cstheme="minorHAnsi"/>
          <w:sz w:val="22"/>
          <w:szCs w:val="22"/>
        </w:rPr>
        <w:t xml:space="preserve"> </w:t>
      </w:r>
      <w:r w:rsidRPr="00D47776">
        <w:rPr>
          <w:rFonts w:asciiTheme="minorHAnsi" w:hAnsiTheme="minorHAnsi" w:cstheme="minorHAnsi"/>
          <w:sz w:val="22"/>
          <w:szCs w:val="22"/>
        </w:rPr>
        <w:t>doktorských studijních programech ve všech formách studia.</w:t>
      </w:r>
    </w:p>
    <w:p w14:paraId="4904F643" w14:textId="22BFA21F" w:rsidR="005B2C93" w:rsidRPr="00D47776" w:rsidRDefault="005B2C93" w:rsidP="00A235E9">
      <w:pPr>
        <w:numPr>
          <w:ilvl w:val="0"/>
          <w:numId w:val="9"/>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Studenti a uchazeči o studium se specifickými potřebami</w:t>
      </w:r>
      <w:r w:rsidR="0057205F" w:rsidRPr="00D47776">
        <w:rPr>
          <w:rStyle w:val="Znakapoznpodarou"/>
          <w:rFonts w:asciiTheme="minorHAnsi" w:hAnsiTheme="minorHAnsi" w:cstheme="minorHAnsi"/>
          <w:sz w:val="22"/>
          <w:szCs w:val="22"/>
        </w:rPr>
        <w:footnoteReference w:id="2"/>
      </w:r>
      <w:r w:rsidRPr="00D47776">
        <w:rPr>
          <w:rFonts w:asciiTheme="minorHAnsi" w:hAnsiTheme="minorHAnsi" w:cstheme="minorHAnsi"/>
          <w:sz w:val="22"/>
          <w:szCs w:val="22"/>
        </w:rPr>
        <w:t xml:space="preserve"> mají nárok na příslušnou úpravu studijních podmínek nebo úpravu přijímací zkoušky s ohledem na své specifické potřeby. </w:t>
      </w:r>
      <w:r w:rsidR="00270C2D" w:rsidRPr="00270C2D">
        <w:rPr>
          <w:rFonts w:asciiTheme="minorHAnsi" w:hAnsiTheme="minorHAnsi" w:cstheme="minorHAnsi"/>
          <w:sz w:val="22"/>
          <w:szCs w:val="22"/>
        </w:rPr>
        <w:t>Tyto úpravy se řídí vnitřním předpisem ČVUT „Pravidla zajišťování opatření pro vyrovnání příležitostí studia na ČVUT v</w:t>
      </w:r>
      <w:r w:rsidR="00270C2D">
        <w:rPr>
          <w:rFonts w:asciiTheme="minorHAnsi" w:hAnsiTheme="minorHAnsi" w:cstheme="minorHAnsi"/>
          <w:sz w:val="22"/>
          <w:szCs w:val="22"/>
        </w:rPr>
        <w:t> </w:t>
      </w:r>
      <w:r w:rsidR="00270C2D" w:rsidRPr="00270C2D">
        <w:rPr>
          <w:rFonts w:asciiTheme="minorHAnsi" w:hAnsiTheme="minorHAnsi" w:cstheme="minorHAnsi"/>
          <w:sz w:val="22"/>
          <w:szCs w:val="22"/>
        </w:rPr>
        <w:t>Praze“ a „Metodickým pokynem o podpoře studentů a uchazečů se specifickými potřebami na ČVUT v Praze</w:t>
      </w:r>
      <w:r w:rsidRPr="00D47776">
        <w:rPr>
          <w:rFonts w:asciiTheme="minorHAnsi" w:hAnsiTheme="minorHAnsi" w:cstheme="minorHAnsi"/>
          <w:sz w:val="22"/>
          <w:szCs w:val="22"/>
        </w:rPr>
        <w:t>“.</w:t>
      </w:r>
    </w:p>
    <w:p w14:paraId="4904F644" w14:textId="2B37444E" w:rsidR="005B2C93" w:rsidRPr="00D47776" w:rsidRDefault="005B2C93" w:rsidP="00A235E9">
      <w:pPr>
        <w:numPr>
          <w:ilvl w:val="0"/>
          <w:numId w:val="9"/>
        </w:numPr>
        <w:spacing w:afterLines="40" w:after="96"/>
        <w:ind w:left="426" w:hanging="426"/>
        <w:rPr>
          <w:rFonts w:asciiTheme="minorHAnsi" w:hAnsiTheme="minorHAnsi" w:cstheme="minorHAnsi"/>
          <w:sz w:val="22"/>
          <w:szCs w:val="22"/>
        </w:rPr>
      </w:pPr>
      <w:r w:rsidRPr="00D47776">
        <w:rPr>
          <w:rFonts w:asciiTheme="minorHAnsi" w:hAnsiTheme="minorHAnsi" w:cstheme="minorHAnsi"/>
          <w:sz w:val="22"/>
          <w:szCs w:val="22"/>
        </w:rPr>
        <w:lastRenderedPageBreak/>
        <w:t>Studenti v souvislosti s těhotenstvím, porodem a rodičovstvím</w:t>
      </w:r>
      <w:r w:rsidR="00FD1DEF" w:rsidRPr="00D47776">
        <w:rPr>
          <w:rFonts w:asciiTheme="minorHAnsi" w:hAnsiTheme="minorHAnsi" w:cstheme="minorHAnsi"/>
          <w:sz w:val="22"/>
          <w:szCs w:val="22"/>
        </w:rPr>
        <w:t>, a osoby, které převzaly dítě do péče nahrazující péči rodičů na základě rozhodnutí příslušného orgánu podle občanského zákoníku nebo právních předpisů upravujících státní sociální podporu</w:t>
      </w:r>
      <w:r w:rsidR="00FD1DEF" w:rsidRPr="00D47776">
        <w:rPr>
          <w:rStyle w:val="Znakapoznpodarou"/>
          <w:rFonts w:asciiTheme="minorHAnsi" w:hAnsiTheme="minorHAnsi" w:cstheme="minorHAnsi"/>
          <w:sz w:val="22"/>
          <w:szCs w:val="22"/>
        </w:rPr>
        <w:footnoteReference w:id="3"/>
      </w:r>
      <w:r w:rsidRPr="00D47776">
        <w:rPr>
          <w:rFonts w:asciiTheme="minorHAnsi" w:hAnsiTheme="minorHAnsi" w:cstheme="minorHAnsi"/>
          <w:sz w:val="22"/>
          <w:szCs w:val="22"/>
        </w:rPr>
        <w:t xml:space="preserve"> (dále jen „studenti-rodiče“) mají nárok na</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zvláštní úpravy přerušení studia, prodloužení lhůt pro plnění studijních povinností a</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odpočet uznané doby rodičovství od celkové doby studia. Tyto úpravy se řídí „Metodickým pokynem o podpoře studentů-rodičů“.</w:t>
      </w:r>
    </w:p>
    <w:p w14:paraId="4904F645" w14:textId="1B23BF3B" w:rsidR="00501C86" w:rsidRDefault="00501C86" w:rsidP="00A235E9">
      <w:pPr>
        <w:numPr>
          <w:ilvl w:val="0"/>
          <w:numId w:val="9"/>
        </w:numPr>
        <w:spacing w:afterLines="40" w:after="96"/>
        <w:ind w:left="426" w:hanging="426"/>
        <w:rPr>
          <w:rFonts w:asciiTheme="minorHAnsi" w:hAnsiTheme="minorHAnsi" w:cstheme="minorHAnsi"/>
          <w:sz w:val="22"/>
          <w:szCs w:val="22"/>
        </w:rPr>
      </w:pPr>
      <w:r w:rsidRPr="00D47776">
        <w:rPr>
          <w:rFonts w:asciiTheme="minorHAnsi" w:hAnsiTheme="minorHAnsi" w:cstheme="minorHAnsi"/>
          <w:sz w:val="22"/>
          <w:szCs w:val="22"/>
        </w:rPr>
        <w:t>Studenti</w:t>
      </w:r>
      <w:r w:rsidR="003B279F" w:rsidRPr="00D47776">
        <w:rPr>
          <w:rFonts w:asciiTheme="minorHAnsi" w:hAnsiTheme="minorHAnsi" w:cstheme="minorHAnsi"/>
          <w:sz w:val="22"/>
          <w:szCs w:val="22"/>
        </w:rPr>
        <w:t>,</w:t>
      </w:r>
      <w:r w:rsidRPr="00D47776">
        <w:rPr>
          <w:rFonts w:asciiTheme="minorHAnsi" w:hAnsiTheme="minorHAnsi" w:cstheme="minorHAnsi"/>
          <w:sz w:val="22"/>
          <w:szCs w:val="22"/>
        </w:rPr>
        <w:t xml:space="preserve"> kteří předloží </w:t>
      </w:r>
      <w:r w:rsidR="0073208C" w:rsidRPr="00D47776">
        <w:rPr>
          <w:rFonts w:asciiTheme="minorHAnsi" w:hAnsiTheme="minorHAnsi" w:cstheme="minorHAnsi"/>
          <w:sz w:val="22"/>
          <w:szCs w:val="22"/>
        </w:rPr>
        <w:t xml:space="preserve">fakultě v případě fakultních programů nebo </w:t>
      </w:r>
      <w:r w:rsidRPr="00D47776">
        <w:rPr>
          <w:rFonts w:asciiTheme="minorHAnsi" w:hAnsiTheme="minorHAnsi" w:cstheme="minorHAnsi"/>
          <w:sz w:val="22"/>
          <w:szCs w:val="22"/>
        </w:rPr>
        <w:t>ČVUT</w:t>
      </w:r>
      <w:r w:rsidR="003B279F" w:rsidRPr="00D47776">
        <w:rPr>
          <w:rFonts w:asciiTheme="minorHAnsi" w:hAnsiTheme="minorHAnsi" w:cstheme="minorHAnsi"/>
          <w:sz w:val="22"/>
          <w:szCs w:val="22"/>
        </w:rPr>
        <w:t xml:space="preserve"> v případě nefakultních programů potvrzení o tom, že jsou sportovními reprezentanty České republiky ve sportovním odvětví, vydané sportovní organizací zastupující toto sportovní odvětví v České </w:t>
      </w:r>
      <w:r w:rsidR="0073208C" w:rsidRPr="00D47776">
        <w:rPr>
          <w:rFonts w:asciiTheme="minorHAnsi" w:hAnsiTheme="minorHAnsi" w:cstheme="minorHAnsi"/>
          <w:sz w:val="22"/>
          <w:szCs w:val="22"/>
        </w:rPr>
        <w:t>republice, mají</w:t>
      </w:r>
      <w:r w:rsidR="003B279F" w:rsidRPr="00D47776">
        <w:rPr>
          <w:rFonts w:asciiTheme="minorHAnsi" w:hAnsiTheme="minorHAnsi" w:cstheme="minorHAnsi"/>
          <w:sz w:val="22"/>
          <w:szCs w:val="22"/>
        </w:rPr>
        <w:t xml:space="preserve"> v</w:t>
      </w:r>
      <w:r w:rsidR="0057205F" w:rsidRPr="00D47776">
        <w:rPr>
          <w:rFonts w:asciiTheme="minorHAnsi" w:hAnsiTheme="minorHAnsi" w:cstheme="minorHAnsi"/>
          <w:sz w:val="22"/>
          <w:szCs w:val="22"/>
        </w:rPr>
        <w:t> </w:t>
      </w:r>
      <w:r w:rsidR="003B279F" w:rsidRPr="00D47776">
        <w:rPr>
          <w:rFonts w:asciiTheme="minorHAnsi" w:hAnsiTheme="minorHAnsi" w:cstheme="minorHAnsi"/>
          <w:sz w:val="22"/>
          <w:szCs w:val="22"/>
        </w:rPr>
        <w:t>souvislosti s</w:t>
      </w:r>
      <w:r w:rsidR="00A0011F" w:rsidRPr="00D47776">
        <w:rPr>
          <w:rFonts w:asciiTheme="minorHAnsi" w:hAnsiTheme="minorHAnsi" w:cstheme="minorHAnsi"/>
          <w:sz w:val="22"/>
          <w:szCs w:val="22"/>
        </w:rPr>
        <w:t> </w:t>
      </w:r>
      <w:r w:rsidR="003B279F" w:rsidRPr="00D47776">
        <w:rPr>
          <w:rFonts w:asciiTheme="minorHAnsi" w:hAnsiTheme="minorHAnsi" w:cstheme="minorHAnsi"/>
          <w:sz w:val="22"/>
          <w:szCs w:val="22"/>
        </w:rPr>
        <w:t>touto skutečností právo na úpravy průběhu studia, které studentovi umožní účast na reprezentaci a</w:t>
      </w:r>
      <w:r w:rsidR="00A0011F" w:rsidRPr="00D47776">
        <w:rPr>
          <w:rFonts w:asciiTheme="minorHAnsi" w:hAnsiTheme="minorHAnsi" w:cstheme="minorHAnsi"/>
          <w:sz w:val="22"/>
          <w:szCs w:val="22"/>
        </w:rPr>
        <w:t> </w:t>
      </w:r>
      <w:r w:rsidR="003B279F" w:rsidRPr="00D47776">
        <w:rPr>
          <w:rFonts w:asciiTheme="minorHAnsi" w:hAnsiTheme="minorHAnsi" w:cstheme="minorHAnsi"/>
          <w:sz w:val="22"/>
          <w:szCs w:val="22"/>
        </w:rPr>
        <w:t>nezbytnou přípravu.</w:t>
      </w:r>
    </w:p>
    <w:p w14:paraId="456BF8EC" w14:textId="710751D1" w:rsidR="003238E3" w:rsidRDefault="003238E3" w:rsidP="00A235E9">
      <w:pPr>
        <w:numPr>
          <w:ilvl w:val="0"/>
          <w:numId w:val="9"/>
        </w:numPr>
        <w:spacing w:afterLines="40" w:after="96"/>
        <w:ind w:left="426" w:hanging="426"/>
        <w:rPr>
          <w:ins w:id="3" w:author="Zeman, Jan" w:date="2026-02-22T18:28:00Z" w16du:dateUtc="2026-02-22T17:28:00Z"/>
          <w:rFonts w:asciiTheme="minorHAnsi" w:hAnsiTheme="minorHAnsi" w:cstheme="minorHAnsi"/>
          <w:sz w:val="22"/>
          <w:szCs w:val="22"/>
        </w:rPr>
      </w:pPr>
      <w:r w:rsidRPr="003238E3">
        <w:rPr>
          <w:rFonts w:asciiTheme="minorHAnsi" w:hAnsiTheme="minorHAnsi" w:cstheme="minorHAnsi"/>
          <w:sz w:val="22"/>
          <w:szCs w:val="22"/>
        </w:rPr>
        <w:t xml:space="preserve">V </w:t>
      </w:r>
      <w:r w:rsidR="00270C2D" w:rsidRPr="00270C2D">
        <w:rPr>
          <w:rFonts w:asciiTheme="minorHAnsi" w:hAnsiTheme="minorHAnsi" w:cstheme="minorHAnsi"/>
          <w:sz w:val="22"/>
          <w:szCs w:val="22"/>
        </w:rPr>
        <w:t>případě nefakultních studijních programů vykonává působnost děkana stanovenou tímto řádem ředitel vysokoškolského ústavu; vydává-li však děkan správní rozhodnutí, plní tuto působnost rektor</w:t>
      </w:r>
      <w:r>
        <w:rPr>
          <w:rFonts w:asciiTheme="minorHAnsi" w:hAnsiTheme="minorHAnsi" w:cstheme="minorHAnsi"/>
          <w:sz w:val="22"/>
          <w:szCs w:val="22"/>
        </w:rPr>
        <w:t>.</w:t>
      </w:r>
    </w:p>
    <w:p w14:paraId="02634FDA" w14:textId="21847536" w:rsidR="00D72A0A" w:rsidRPr="00D47776" w:rsidRDefault="00D72A0A" w:rsidP="00A235E9">
      <w:pPr>
        <w:numPr>
          <w:ilvl w:val="0"/>
          <w:numId w:val="9"/>
        </w:numPr>
        <w:spacing w:afterLines="40" w:after="96"/>
        <w:ind w:left="426" w:hanging="426"/>
        <w:rPr>
          <w:rFonts w:asciiTheme="minorHAnsi" w:hAnsiTheme="minorHAnsi" w:cstheme="minorHAnsi"/>
          <w:sz w:val="22"/>
          <w:szCs w:val="22"/>
        </w:rPr>
      </w:pPr>
      <w:ins w:id="4" w:author="Zeman, Jan" w:date="2026-02-22T18:29:00Z" w16du:dateUtc="2026-02-22T17:29:00Z">
        <w:r w:rsidRPr="00D72A0A">
          <w:rPr>
            <w:rFonts w:asciiTheme="minorHAnsi" w:hAnsiTheme="minorHAnsi" w:cstheme="minorHAnsi"/>
            <w:sz w:val="22"/>
            <w:szCs w:val="22"/>
          </w:rPr>
          <w:t>Ustanovení tohoto řádu týkající se fakulty se v případě nefakultních programů vztahují obdobně na příslušný vysokoškolský ústav nebo ČVUT.</w:t>
        </w:r>
      </w:ins>
    </w:p>
    <w:p w14:paraId="4904F646" w14:textId="77777777" w:rsidR="005B2C93" w:rsidRPr="00D47776" w:rsidRDefault="005B2C93" w:rsidP="005B2C93">
      <w:pPr>
        <w:pStyle w:val="Default"/>
        <w:spacing w:afterLines="40" w:after="96"/>
        <w:ind w:left="454" w:hanging="454"/>
        <w:jc w:val="center"/>
        <w:rPr>
          <w:rFonts w:asciiTheme="minorHAnsi" w:hAnsiTheme="minorHAnsi"/>
          <w:b/>
          <w:color w:val="auto"/>
          <w:sz w:val="22"/>
        </w:rPr>
      </w:pPr>
    </w:p>
    <w:p w14:paraId="4904F647" w14:textId="77777777" w:rsidR="005B2C93" w:rsidRPr="00D47776" w:rsidRDefault="005B2C93" w:rsidP="005B2C93">
      <w:pPr>
        <w:pStyle w:val="Default"/>
        <w:spacing w:afterLines="40" w:after="96"/>
        <w:ind w:left="454" w:hanging="454"/>
        <w:jc w:val="center"/>
        <w:rPr>
          <w:rFonts w:asciiTheme="minorHAnsi" w:hAnsiTheme="minorHAnsi"/>
          <w:color w:val="auto"/>
          <w:sz w:val="22"/>
        </w:rPr>
      </w:pPr>
      <w:r w:rsidRPr="00D47776">
        <w:rPr>
          <w:rFonts w:asciiTheme="minorHAnsi" w:hAnsiTheme="minorHAnsi"/>
          <w:b/>
          <w:color w:val="auto"/>
          <w:sz w:val="22"/>
        </w:rPr>
        <w:t>Část druhá</w:t>
      </w:r>
    </w:p>
    <w:p w14:paraId="4904F648" w14:textId="77777777" w:rsidR="005B2C93" w:rsidRPr="00D47776" w:rsidRDefault="005B2C93" w:rsidP="005B2C93">
      <w:pPr>
        <w:pStyle w:val="Default"/>
        <w:spacing w:afterLines="40" w:after="96"/>
        <w:ind w:left="454" w:hanging="454"/>
        <w:jc w:val="center"/>
        <w:rPr>
          <w:rFonts w:asciiTheme="minorHAnsi" w:hAnsiTheme="minorHAnsi"/>
          <w:color w:val="auto"/>
          <w:sz w:val="22"/>
        </w:rPr>
      </w:pPr>
      <w:r w:rsidRPr="00D47776">
        <w:rPr>
          <w:rFonts w:asciiTheme="minorHAnsi" w:hAnsiTheme="minorHAnsi"/>
          <w:b/>
          <w:color w:val="auto"/>
          <w:sz w:val="22"/>
        </w:rPr>
        <w:t>ÚVODNÍ USTANOVENÍ</w:t>
      </w:r>
    </w:p>
    <w:p w14:paraId="4904F649"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2</w:t>
      </w:r>
    </w:p>
    <w:p w14:paraId="4904F64A"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Organizace akademického roku</w:t>
      </w:r>
    </w:p>
    <w:p w14:paraId="4904F64B" w14:textId="77777777" w:rsidR="005B2C93" w:rsidRPr="00D47776" w:rsidRDefault="005B2C93" w:rsidP="00A235E9">
      <w:pPr>
        <w:numPr>
          <w:ilvl w:val="0"/>
          <w:numId w:val="1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V souladu s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52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2 zákona stanoví rektor začátek akademického roku a</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po projednání v</w:t>
      </w:r>
      <w:r w:rsidR="0057205F" w:rsidRPr="00D47776">
        <w:rPr>
          <w:rFonts w:asciiTheme="minorHAnsi" w:hAnsiTheme="minorHAnsi" w:cstheme="minorHAnsi"/>
          <w:sz w:val="22"/>
          <w:szCs w:val="22"/>
        </w:rPr>
        <w:t> </w:t>
      </w:r>
      <w:r w:rsidR="0073208C" w:rsidRPr="00D47776">
        <w:rPr>
          <w:rFonts w:asciiTheme="minorHAnsi" w:hAnsiTheme="minorHAnsi" w:cstheme="minorHAnsi"/>
          <w:sz w:val="22"/>
          <w:szCs w:val="22"/>
        </w:rPr>
        <w:t>K</w:t>
      </w:r>
      <w:r w:rsidRPr="00D47776">
        <w:rPr>
          <w:rFonts w:asciiTheme="minorHAnsi" w:hAnsiTheme="minorHAnsi" w:cstheme="minorHAnsi"/>
          <w:sz w:val="22"/>
          <w:szCs w:val="22"/>
        </w:rPr>
        <w:t>olegiu rektora vyhlásí závazný harmonogram akademického roku ČVUT.</w:t>
      </w:r>
    </w:p>
    <w:p w14:paraId="4904F64C" w14:textId="77777777" w:rsidR="005B2C93" w:rsidRPr="00D47776" w:rsidRDefault="005B2C93" w:rsidP="00A235E9">
      <w:pPr>
        <w:numPr>
          <w:ilvl w:val="0"/>
          <w:numId w:val="1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Akademický rok se dělí na zimní a letní semestr a období prázdnin.</w:t>
      </w:r>
    </w:p>
    <w:p w14:paraId="56175F40" w14:textId="26635166" w:rsidR="00580613" w:rsidRPr="00D47776" w:rsidRDefault="005B2C93" w:rsidP="00A235E9">
      <w:pPr>
        <w:numPr>
          <w:ilvl w:val="0"/>
          <w:numId w:val="1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Harmonogram akademického roku ČVUT stanovuje zejména období výuky, zkouškové období, období prázdnin a dalších akademických aktivit.</w:t>
      </w:r>
    </w:p>
    <w:p w14:paraId="4904F64E" w14:textId="4B366D6D" w:rsidR="005B2C93" w:rsidRPr="00D47776" w:rsidRDefault="00080B59" w:rsidP="00A235E9">
      <w:pPr>
        <w:numPr>
          <w:ilvl w:val="0"/>
          <w:numId w:val="10"/>
        </w:numPr>
        <w:spacing w:afterLines="40" w:after="96"/>
        <w:ind w:left="454" w:hanging="454"/>
        <w:rPr>
          <w:rFonts w:asciiTheme="minorHAnsi" w:hAnsiTheme="minorHAnsi" w:cstheme="minorHAnsi"/>
          <w:sz w:val="22"/>
          <w:szCs w:val="22"/>
        </w:rPr>
      </w:pPr>
      <w:r w:rsidRPr="00D47776">
        <w:rPr>
          <w:rFonts w:asciiTheme="minorHAnsi" w:eastAsia="Technika Light" w:hAnsiTheme="minorHAnsi" w:cstheme="minorHAnsi"/>
          <w:sz w:val="22"/>
          <w:szCs w:val="22"/>
        </w:rPr>
        <w:t>V případě fakultních programů děkan nebo v případě nefakultních programů ředitel vysokoškolského ústavu či osoba pověřená k tomu rektorem (ve všech případech dále jen „děkan“) vyhlásí časový plán akademického roku pro fakultu, vysokoškolský ústav nebo nefakultní studijní program. Časový plán je na rozdíl od harmonogramu akademického roku ČVUT doplněn o období, v němž se konají státní zkoušky, přijímací zkoušky a jiné akademické aktivity specifické pro fakultu, vysokoškolský ústav nebo nefakultní studijní program.</w:t>
      </w:r>
    </w:p>
    <w:p w14:paraId="4904F650" w14:textId="77777777" w:rsidR="00970B60" w:rsidRPr="00D47776" w:rsidRDefault="00970B60" w:rsidP="005B2C93">
      <w:pPr>
        <w:pStyle w:val="Normln1"/>
        <w:spacing w:before="0" w:afterLines="40" w:after="96"/>
        <w:ind w:left="454" w:hanging="454"/>
        <w:rPr>
          <w:rFonts w:asciiTheme="minorHAnsi" w:hAnsiTheme="minorHAnsi" w:cstheme="minorHAnsi"/>
          <w:sz w:val="22"/>
          <w:szCs w:val="22"/>
        </w:rPr>
      </w:pPr>
    </w:p>
    <w:p w14:paraId="4904F651"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3</w:t>
      </w:r>
    </w:p>
    <w:p w14:paraId="4904F652"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Studijní programy</w:t>
      </w:r>
    </w:p>
    <w:p w14:paraId="4904F653" w14:textId="77777777" w:rsidR="00970B60"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ČVUT uskutečňuje</w:t>
      </w:r>
      <w:r w:rsidR="00970B60" w:rsidRPr="00D47776">
        <w:rPr>
          <w:rFonts w:asciiTheme="minorHAnsi" w:hAnsiTheme="minorHAnsi" w:cstheme="minorHAnsi"/>
          <w:sz w:val="22"/>
          <w:szCs w:val="22"/>
        </w:rPr>
        <w:t xml:space="preserve"> studijní programy</w:t>
      </w:r>
    </w:p>
    <w:p w14:paraId="4904F654" w14:textId="77777777" w:rsidR="00970B60" w:rsidRPr="00D47776" w:rsidRDefault="005B2C93" w:rsidP="00A235E9">
      <w:pPr>
        <w:numPr>
          <w:ilvl w:val="1"/>
          <w:numId w:val="11"/>
        </w:numPr>
        <w:spacing w:afterLines="40" w:after="96"/>
        <w:ind w:left="993"/>
        <w:rPr>
          <w:rFonts w:asciiTheme="minorHAnsi" w:hAnsiTheme="minorHAnsi" w:cstheme="minorHAnsi"/>
          <w:sz w:val="22"/>
          <w:szCs w:val="22"/>
        </w:rPr>
      </w:pPr>
      <w:r w:rsidRPr="00D47776">
        <w:rPr>
          <w:rFonts w:asciiTheme="minorHAnsi" w:hAnsiTheme="minorHAnsi" w:cstheme="minorHAnsi"/>
          <w:sz w:val="22"/>
          <w:szCs w:val="22"/>
        </w:rPr>
        <w:t xml:space="preserve"> bakalářské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45 zákona,</w:t>
      </w:r>
    </w:p>
    <w:p w14:paraId="4904F655" w14:textId="77777777" w:rsidR="00970B60" w:rsidRPr="00D47776" w:rsidRDefault="005B2C93" w:rsidP="00A235E9">
      <w:pPr>
        <w:numPr>
          <w:ilvl w:val="1"/>
          <w:numId w:val="11"/>
        </w:numPr>
        <w:spacing w:afterLines="40" w:after="96"/>
        <w:ind w:left="993"/>
        <w:rPr>
          <w:rFonts w:asciiTheme="minorHAnsi" w:hAnsiTheme="minorHAnsi" w:cstheme="minorHAnsi"/>
          <w:sz w:val="22"/>
          <w:szCs w:val="22"/>
        </w:rPr>
      </w:pPr>
      <w:r w:rsidRPr="00D47776">
        <w:rPr>
          <w:rFonts w:asciiTheme="minorHAnsi" w:hAnsiTheme="minorHAnsi" w:cstheme="minorHAnsi"/>
          <w:sz w:val="22"/>
          <w:szCs w:val="22"/>
        </w:rPr>
        <w:t xml:space="preserve"> magisterské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46 zákona</w:t>
      </w:r>
      <w:r w:rsidR="00970B60" w:rsidRPr="00D47776">
        <w:rPr>
          <w:rFonts w:asciiTheme="minorHAnsi" w:hAnsiTheme="minorHAnsi" w:cstheme="minorHAnsi"/>
          <w:sz w:val="22"/>
          <w:szCs w:val="22"/>
        </w:rPr>
        <w:t>,</w:t>
      </w:r>
      <w:r w:rsidRPr="00D47776">
        <w:rPr>
          <w:rFonts w:asciiTheme="minorHAnsi" w:hAnsiTheme="minorHAnsi" w:cstheme="minorHAnsi"/>
          <w:sz w:val="22"/>
          <w:szCs w:val="22"/>
        </w:rPr>
        <w:t xml:space="preserve"> </w:t>
      </w:r>
    </w:p>
    <w:p w14:paraId="4904F656" w14:textId="77777777" w:rsidR="00970B60" w:rsidRPr="00D47776" w:rsidRDefault="000F4240" w:rsidP="00A235E9">
      <w:pPr>
        <w:numPr>
          <w:ilvl w:val="1"/>
          <w:numId w:val="11"/>
        </w:numPr>
        <w:spacing w:afterLines="40" w:after="96"/>
        <w:ind w:left="993"/>
        <w:rPr>
          <w:rFonts w:asciiTheme="minorHAnsi" w:hAnsiTheme="minorHAnsi" w:cstheme="minorHAnsi"/>
          <w:sz w:val="22"/>
          <w:szCs w:val="22"/>
        </w:rPr>
      </w:pPr>
      <w:r w:rsidRPr="00D47776">
        <w:rPr>
          <w:rFonts w:asciiTheme="minorHAnsi" w:hAnsiTheme="minorHAnsi" w:cstheme="minorHAnsi"/>
          <w:sz w:val="22"/>
          <w:szCs w:val="22"/>
        </w:rPr>
        <w:t xml:space="preserve"> </w:t>
      </w:r>
      <w:r w:rsidR="005B2C93" w:rsidRPr="00D47776">
        <w:rPr>
          <w:rFonts w:asciiTheme="minorHAnsi" w:hAnsiTheme="minorHAnsi" w:cstheme="minorHAnsi"/>
          <w:sz w:val="22"/>
          <w:szCs w:val="22"/>
        </w:rPr>
        <w:t xml:space="preserve">doktorské podle </w:t>
      </w:r>
      <w:r w:rsidR="00EF2C34" w:rsidRPr="00D47776">
        <w:rPr>
          <w:rFonts w:asciiTheme="minorHAnsi" w:hAnsiTheme="minorHAnsi" w:cstheme="minorHAnsi"/>
          <w:sz w:val="22"/>
          <w:szCs w:val="22"/>
        </w:rPr>
        <w:t>§ </w:t>
      </w:r>
      <w:r w:rsidR="005B2C93" w:rsidRPr="00D47776">
        <w:rPr>
          <w:rFonts w:asciiTheme="minorHAnsi" w:hAnsiTheme="minorHAnsi" w:cstheme="minorHAnsi"/>
          <w:sz w:val="22"/>
          <w:szCs w:val="22"/>
        </w:rPr>
        <w:t xml:space="preserve">47 zákona. </w:t>
      </w:r>
    </w:p>
    <w:p w14:paraId="4904F657" w14:textId="77777777" w:rsidR="005B2C93" w:rsidRPr="00D47776" w:rsidRDefault="00970B60" w:rsidP="00970B60">
      <w:pPr>
        <w:tabs>
          <w:tab w:val="left" w:pos="426"/>
        </w:tabs>
        <w:spacing w:afterLines="40" w:after="96"/>
        <w:ind w:left="426" w:hanging="142"/>
        <w:rPr>
          <w:rFonts w:asciiTheme="minorHAnsi" w:hAnsiTheme="minorHAnsi" w:cstheme="minorHAnsi"/>
          <w:sz w:val="22"/>
          <w:szCs w:val="22"/>
        </w:rPr>
      </w:pPr>
      <w:r w:rsidRPr="00D47776">
        <w:rPr>
          <w:rFonts w:asciiTheme="minorHAnsi" w:hAnsiTheme="minorHAnsi" w:cstheme="minorHAnsi"/>
          <w:sz w:val="22"/>
          <w:szCs w:val="22"/>
        </w:rPr>
        <w:t xml:space="preserve">    </w:t>
      </w:r>
    </w:p>
    <w:p w14:paraId="4904F658" w14:textId="45622FD9" w:rsidR="005B2C93" w:rsidRPr="00D47776" w:rsidRDefault="004E1498" w:rsidP="00A235E9">
      <w:pPr>
        <w:pStyle w:val="Odstavecseseznamem"/>
        <w:numPr>
          <w:ilvl w:val="0"/>
          <w:numId w:val="11"/>
        </w:numPr>
        <w:spacing w:afterLines="40" w:after="96"/>
        <w:ind w:left="454" w:hanging="454"/>
        <w:rPr>
          <w:rFonts w:asciiTheme="minorHAnsi" w:hAnsiTheme="minorHAnsi" w:cstheme="minorHAnsi"/>
          <w:sz w:val="22"/>
          <w:szCs w:val="22"/>
        </w:rPr>
      </w:pPr>
      <w:r w:rsidRPr="004E1498">
        <w:rPr>
          <w:rFonts w:asciiTheme="minorHAnsi" w:hAnsiTheme="minorHAnsi" w:cstheme="minorHAnsi"/>
          <w:sz w:val="22"/>
          <w:szCs w:val="22"/>
        </w:rPr>
        <w:lastRenderedPageBreak/>
        <w:t>Uskutečňování studijních programů se řídí zákonem, popř. prováděcími právními předpisy, a</w:t>
      </w:r>
      <w:r w:rsidR="00335EA9">
        <w:rPr>
          <w:rFonts w:asciiTheme="minorHAnsi" w:hAnsiTheme="minorHAnsi" w:cstheme="minorHAnsi"/>
          <w:sz w:val="22"/>
          <w:szCs w:val="22"/>
        </w:rPr>
        <w:t> </w:t>
      </w:r>
      <w:r w:rsidRPr="004E1498">
        <w:rPr>
          <w:rFonts w:asciiTheme="minorHAnsi" w:hAnsiTheme="minorHAnsi" w:cstheme="minorHAnsi"/>
          <w:sz w:val="22"/>
          <w:szCs w:val="22"/>
        </w:rPr>
        <w:t>vnitřními předpisy ČVUT a fakult</w:t>
      </w:r>
      <w:r w:rsidR="00541C6B" w:rsidRPr="00D47776">
        <w:rPr>
          <w:rFonts w:asciiTheme="minorHAnsi" w:hAnsiTheme="minorHAnsi" w:cstheme="minorHAnsi"/>
          <w:sz w:val="22"/>
          <w:szCs w:val="22"/>
        </w:rPr>
        <w:t>.</w:t>
      </w:r>
    </w:p>
    <w:p w14:paraId="4904F659" w14:textId="77777777" w:rsidR="005C0DD1" w:rsidRPr="00D47776" w:rsidRDefault="005C0DD1" w:rsidP="00830B30">
      <w:pPr>
        <w:pStyle w:val="Odstavecseseznamem"/>
        <w:spacing w:afterLines="40" w:after="96"/>
        <w:ind w:left="454" w:firstLine="0"/>
        <w:rPr>
          <w:rFonts w:asciiTheme="minorHAnsi" w:hAnsiTheme="minorHAnsi" w:cstheme="minorHAnsi"/>
          <w:sz w:val="22"/>
          <w:szCs w:val="22"/>
        </w:rPr>
      </w:pPr>
    </w:p>
    <w:p w14:paraId="4904F65A" w14:textId="6990E20E" w:rsidR="005B2C93" w:rsidRPr="00D47776" w:rsidRDefault="00080B59" w:rsidP="00A235E9">
      <w:pPr>
        <w:pStyle w:val="Odstavecseseznamem"/>
        <w:numPr>
          <w:ilvl w:val="0"/>
          <w:numId w:val="11"/>
        </w:numPr>
        <w:spacing w:after="96"/>
        <w:ind w:left="426" w:hanging="426"/>
        <w:rPr>
          <w:rFonts w:asciiTheme="minorHAnsi" w:eastAsia="Technika Light" w:hAnsiTheme="minorHAnsi" w:cstheme="minorHAnsi"/>
          <w:sz w:val="22"/>
          <w:szCs w:val="22"/>
        </w:rPr>
      </w:pPr>
      <w:r w:rsidRPr="00D47776">
        <w:rPr>
          <w:rFonts w:asciiTheme="minorHAnsi" w:eastAsia="Technika Light" w:hAnsiTheme="minorHAnsi" w:cstheme="minorHAnsi"/>
          <w:sz w:val="22"/>
          <w:szCs w:val="22"/>
        </w:rPr>
        <w:t>Seznam všech studijních programů ČVUT je zveřejněn ve veřejné části internetových st</w:t>
      </w:r>
      <w:ins w:id="5" w:author="Zeman, Jan" w:date="2026-02-22T17:13:00Z" w16du:dateUtc="2026-02-22T16:13:00Z">
        <w:r w:rsidR="00024BF4">
          <w:rPr>
            <w:rFonts w:asciiTheme="minorHAnsi" w:eastAsia="Technika Light" w:hAnsiTheme="minorHAnsi" w:cstheme="minorHAnsi"/>
            <w:sz w:val="22"/>
            <w:szCs w:val="22"/>
          </w:rPr>
          <w:t>r</w:t>
        </w:r>
      </w:ins>
      <w:r w:rsidRPr="00D47776">
        <w:rPr>
          <w:rFonts w:asciiTheme="minorHAnsi" w:eastAsia="Technika Light" w:hAnsiTheme="minorHAnsi" w:cstheme="minorHAnsi"/>
          <w:sz w:val="22"/>
          <w:szCs w:val="22"/>
        </w:rPr>
        <w:t>ánek ČVUT. Kromě toho jsou seznamy fakultních programů zveřejněny ve veřejné části internetových st</w:t>
      </w:r>
      <w:ins w:id="6" w:author="Zeman, Jan" w:date="2026-02-22T20:01:00Z" w16du:dateUtc="2026-02-22T19:01:00Z">
        <w:r w:rsidR="003B23AB">
          <w:rPr>
            <w:rFonts w:asciiTheme="minorHAnsi" w:eastAsia="Technika Light" w:hAnsiTheme="minorHAnsi" w:cstheme="minorHAnsi"/>
            <w:sz w:val="22"/>
            <w:szCs w:val="22"/>
          </w:rPr>
          <w:t>r</w:t>
        </w:r>
      </w:ins>
      <w:r w:rsidRPr="00D47776">
        <w:rPr>
          <w:rFonts w:asciiTheme="minorHAnsi" w:eastAsia="Technika Light" w:hAnsiTheme="minorHAnsi" w:cstheme="minorHAnsi"/>
          <w:sz w:val="22"/>
          <w:szCs w:val="22"/>
        </w:rPr>
        <w:t>ánek příslušné fakulty. Seznamy studijních programů uskutečňovaných na více fakultách jsou zveřejněny ve veřejné části internetových st</w:t>
      </w:r>
      <w:ins w:id="7" w:author="Zeman, Jan" w:date="2026-02-22T20:02:00Z" w16du:dateUtc="2026-02-22T19:02:00Z">
        <w:r w:rsidR="003B23AB">
          <w:rPr>
            <w:rFonts w:asciiTheme="minorHAnsi" w:eastAsia="Technika Light" w:hAnsiTheme="minorHAnsi" w:cstheme="minorHAnsi"/>
            <w:sz w:val="22"/>
            <w:szCs w:val="22"/>
          </w:rPr>
          <w:t>r</w:t>
        </w:r>
      </w:ins>
      <w:r w:rsidRPr="00D47776">
        <w:rPr>
          <w:rFonts w:asciiTheme="minorHAnsi" w:eastAsia="Technika Light" w:hAnsiTheme="minorHAnsi" w:cstheme="minorHAnsi"/>
          <w:sz w:val="22"/>
          <w:szCs w:val="22"/>
        </w:rPr>
        <w:t>ánek všech zúčastněných fakult. Seznamy nefakultních programů jsou zveřejněny ve veřejné části internetových st</w:t>
      </w:r>
      <w:ins w:id="8" w:author="Zeman, Jan" w:date="2026-02-22T20:02:00Z" w16du:dateUtc="2026-02-22T19:02:00Z">
        <w:r w:rsidR="003B23AB">
          <w:rPr>
            <w:rFonts w:asciiTheme="minorHAnsi" w:eastAsia="Technika Light" w:hAnsiTheme="minorHAnsi" w:cstheme="minorHAnsi"/>
            <w:sz w:val="22"/>
            <w:szCs w:val="22"/>
          </w:rPr>
          <w:t>r</w:t>
        </w:r>
      </w:ins>
      <w:r w:rsidRPr="00D47776">
        <w:rPr>
          <w:rFonts w:asciiTheme="minorHAnsi" w:eastAsia="Technika Light" w:hAnsiTheme="minorHAnsi" w:cstheme="minorHAnsi"/>
          <w:sz w:val="22"/>
          <w:szCs w:val="22"/>
        </w:rPr>
        <w:t>ánek příslušného vysokoškolského ústavu nebo ČVUT.</w:t>
      </w:r>
    </w:p>
    <w:p w14:paraId="4904F65B" w14:textId="77777777"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bookmarkStart w:id="9" w:name="_Hlk81552453"/>
      <w:r w:rsidRPr="00D47776">
        <w:rPr>
          <w:rFonts w:asciiTheme="minorHAnsi" w:hAnsiTheme="minorHAnsi" w:cstheme="minorHAnsi"/>
          <w:sz w:val="22"/>
          <w:szCs w:val="22"/>
        </w:rPr>
        <w:t>Formy studia uskutečňo</w:t>
      </w:r>
      <w:r w:rsidR="00877AE1" w:rsidRPr="00D47776">
        <w:rPr>
          <w:rFonts w:asciiTheme="minorHAnsi" w:hAnsiTheme="minorHAnsi" w:cstheme="minorHAnsi"/>
          <w:sz w:val="22"/>
          <w:szCs w:val="22"/>
        </w:rPr>
        <w:t>vané ve studijním programu jsou</w:t>
      </w:r>
    </w:p>
    <w:p w14:paraId="4904F65C" w14:textId="0210D15B" w:rsidR="005B2C93" w:rsidRPr="00D47776" w:rsidRDefault="005B2C93" w:rsidP="000F4240">
      <w:pPr>
        <w:pStyle w:val="Psmenkov"/>
        <w:numPr>
          <w:ilvl w:val="0"/>
          <w:numId w:val="1"/>
        </w:numPr>
        <w:spacing w:afterLines="40" w:after="96"/>
        <w:ind w:left="1134" w:hanging="454"/>
        <w:rPr>
          <w:rFonts w:asciiTheme="minorHAnsi" w:hAnsiTheme="minorHAnsi" w:cstheme="minorHAnsi"/>
          <w:color w:val="auto"/>
          <w:sz w:val="22"/>
          <w:szCs w:val="22"/>
        </w:rPr>
      </w:pPr>
      <w:r w:rsidRPr="00D47776">
        <w:rPr>
          <w:rFonts w:asciiTheme="minorHAnsi" w:hAnsiTheme="minorHAnsi"/>
          <w:color w:val="auto"/>
          <w:sz w:val="22"/>
        </w:rPr>
        <w:t>prezenční, při níž je výuka ve studijním programu uskutečňována za přítomnosti studenta,</w:t>
      </w:r>
    </w:p>
    <w:p w14:paraId="4904F65D" w14:textId="77777777" w:rsidR="005B2C93" w:rsidRPr="00D47776" w:rsidRDefault="005B2C93" w:rsidP="000F4240">
      <w:pPr>
        <w:pStyle w:val="Psmenkov"/>
        <w:numPr>
          <w:ilvl w:val="0"/>
          <w:numId w:val="1"/>
        </w:numPr>
        <w:spacing w:afterLines="40" w:after="96"/>
        <w:ind w:left="1134" w:hanging="454"/>
        <w:rPr>
          <w:rFonts w:asciiTheme="minorHAnsi" w:hAnsiTheme="minorHAnsi"/>
          <w:color w:val="auto"/>
          <w:sz w:val="22"/>
        </w:rPr>
      </w:pPr>
      <w:r w:rsidRPr="00D47776">
        <w:rPr>
          <w:rFonts w:asciiTheme="minorHAnsi" w:hAnsiTheme="minorHAnsi"/>
          <w:color w:val="auto"/>
          <w:sz w:val="22"/>
        </w:rPr>
        <w:t>distanční, při níž je výuka ve studijním programu uskutečňována především na základě samostatné práce studenta,</w:t>
      </w:r>
    </w:p>
    <w:p w14:paraId="4904F65E" w14:textId="77777777" w:rsidR="005B2C93" w:rsidRPr="00D47776" w:rsidRDefault="005B2C93" w:rsidP="000F4240">
      <w:pPr>
        <w:pStyle w:val="Psmenkov"/>
        <w:numPr>
          <w:ilvl w:val="0"/>
          <w:numId w:val="1"/>
        </w:numPr>
        <w:spacing w:afterLines="40" w:after="96"/>
        <w:ind w:left="1134" w:hanging="454"/>
        <w:rPr>
          <w:rFonts w:asciiTheme="minorHAnsi" w:hAnsiTheme="minorHAnsi"/>
          <w:color w:val="auto"/>
          <w:sz w:val="22"/>
        </w:rPr>
      </w:pPr>
      <w:r w:rsidRPr="00D47776">
        <w:rPr>
          <w:rFonts w:asciiTheme="minorHAnsi" w:hAnsiTheme="minorHAnsi"/>
          <w:color w:val="auto"/>
          <w:sz w:val="22"/>
        </w:rPr>
        <w:t>kombinovaná, při níž je výuka ve studijním programu kombinací prezenční a distanční formy studia. Časový rozsah prezenční části kombinované formy studia musí být uveden u všech studijních předmětů (dále jen „předmět“).</w:t>
      </w:r>
    </w:p>
    <w:bookmarkEnd w:id="9"/>
    <w:p w14:paraId="4904F65F" w14:textId="0A3AB843"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Studijní program se </w:t>
      </w:r>
      <w:r w:rsidR="0057205F" w:rsidRPr="00D47776">
        <w:rPr>
          <w:rFonts w:asciiTheme="minorHAnsi" w:hAnsiTheme="minorHAnsi" w:cstheme="minorHAnsi"/>
          <w:sz w:val="22"/>
          <w:szCs w:val="22"/>
        </w:rPr>
        <w:t xml:space="preserve">může členit na </w:t>
      </w:r>
      <w:r w:rsidR="005B7855" w:rsidRPr="00D47776">
        <w:rPr>
          <w:rFonts w:asciiTheme="minorHAnsi" w:hAnsiTheme="minorHAnsi" w:cstheme="minorHAnsi"/>
          <w:sz w:val="22"/>
          <w:szCs w:val="22"/>
        </w:rPr>
        <w:t>specializace</w:t>
      </w:r>
      <w:r w:rsidR="0057205F" w:rsidRPr="00D47776">
        <w:rPr>
          <w:rFonts w:asciiTheme="minorHAnsi" w:hAnsiTheme="minorHAnsi" w:cstheme="minorHAnsi"/>
          <w:sz w:val="22"/>
          <w:szCs w:val="22"/>
        </w:rPr>
        <w:t>.</w:t>
      </w:r>
      <w:r w:rsidRPr="00D47776">
        <w:rPr>
          <w:rFonts w:asciiTheme="minorHAnsi" w:hAnsiTheme="minorHAnsi" w:cstheme="minorHAnsi"/>
          <w:sz w:val="22"/>
          <w:szCs w:val="22"/>
        </w:rPr>
        <w:t xml:space="preserve"> S</w:t>
      </w:r>
      <w:r w:rsidR="005B7855" w:rsidRPr="00D47776">
        <w:rPr>
          <w:rFonts w:asciiTheme="minorHAnsi" w:hAnsiTheme="minorHAnsi" w:cstheme="minorHAnsi"/>
          <w:sz w:val="22"/>
          <w:szCs w:val="22"/>
        </w:rPr>
        <w:t xml:space="preserve">pecializace </w:t>
      </w:r>
      <w:r w:rsidRPr="00D47776">
        <w:rPr>
          <w:rFonts w:asciiTheme="minorHAnsi" w:hAnsiTheme="minorHAnsi" w:cstheme="minorHAnsi"/>
          <w:sz w:val="22"/>
          <w:szCs w:val="22"/>
        </w:rPr>
        <w:t>je složka studijního programu a sestává ze</w:t>
      </w:r>
      <w:r w:rsidR="005B7855" w:rsidRPr="00D47776">
        <w:rPr>
          <w:rFonts w:asciiTheme="minorHAnsi" w:hAnsiTheme="minorHAnsi" w:cstheme="minorHAnsi"/>
          <w:sz w:val="22"/>
          <w:szCs w:val="22"/>
        </w:rPr>
        <w:t> </w:t>
      </w:r>
      <w:r w:rsidRPr="00D47776">
        <w:rPr>
          <w:rFonts w:asciiTheme="minorHAnsi" w:hAnsiTheme="minorHAnsi" w:cstheme="minorHAnsi"/>
          <w:sz w:val="22"/>
          <w:szCs w:val="22"/>
        </w:rPr>
        <w:t>systémově uspořádaných předmětů.</w:t>
      </w:r>
    </w:p>
    <w:p w14:paraId="4904F660" w14:textId="7A0B0024"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Standardní dobou studia je doba studia stanovená </w:t>
      </w:r>
      <w:r w:rsidR="004E1498">
        <w:rPr>
          <w:rFonts w:asciiTheme="minorHAnsi" w:hAnsiTheme="minorHAnsi" w:cstheme="minorHAnsi"/>
          <w:sz w:val="22"/>
          <w:szCs w:val="22"/>
        </w:rPr>
        <w:t xml:space="preserve">akreditací </w:t>
      </w:r>
      <w:r w:rsidRPr="00D47776">
        <w:rPr>
          <w:rFonts w:asciiTheme="minorHAnsi" w:hAnsiTheme="minorHAnsi" w:cstheme="minorHAnsi"/>
          <w:sz w:val="22"/>
          <w:szCs w:val="22"/>
        </w:rPr>
        <w:t>studijní</w:t>
      </w:r>
      <w:r w:rsidR="004E1498">
        <w:rPr>
          <w:rFonts w:asciiTheme="minorHAnsi" w:hAnsiTheme="minorHAnsi" w:cstheme="minorHAnsi"/>
          <w:sz w:val="22"/>
          <w:szCs w:val="22"/>
        </w:rPr>
        <w:t>ho</w:t>
      </w:r>
      <w:r w:rsidRPr="00D47776">
        <w:rPr>
          <w:rFonts w:asciiTheme="minorHAnsi" w:hAnsiTheme="minorHAnsi" w:cstheme="minorHAnsi"/>
          <w:sz w:val="22"/>
          <w:szCs w:val="22"/>
        </w:rPr>
        <w:t xml:space="preserve"> program</w:t>
      </w:r>
      <w:r w:rsidR="004E1498">
        <w:rPr>
          <w:rFonts w:asciiTheme="minorHAnsi" w:hAnsiTheme="minorHAnsi" w:cstheme="minorHAnsi"/>
          <w:sz w:val="22"/>
          <w:szCs w:val="22"/>
        </w:rPr>
        <w:t>u</w:t>
      </w:r>
      <w:r w:rsidRPr="00D47776">
        <w:rPr>
          <w:rFonts w:asciiTheme="minorHAnsi" w:hAnsiTheme="minorHAnsi" w:cstheme="minorHAnsi"/>
          <w:sz w:val="22"/>
          <w:szCs w:val="22"/>
        </w:rPr>
        <w:t xml:space="preserve"> vyjádřená v rocích nebo semestrech, za kterou by student měl při průměrné studijní zátěži studium dokončit.</w:t>
      </w:r>
    </w:p>
    <w:p w14:paraId="4904F661" w14:textId="7AC99E93"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Doba studia je doba od prvního zápisu do studia po přijetí do studijního programu do ukončení studia podle čl</w:t>
      </w:r>
      <w:r w:rsidR="00096633" w:rsidRPr="00D47776">
        <w:rPr>
          <w:rFonts w:asciiTheme="minorHAnsi" w:hAnsiTheme="minorHAnsi" w:cstheme="minorHAnsi"/>
          <w:sz w:val="22"/>
          <w:szCs w:val="22"/>
        </w:rPr>
        <w:t>.</w:t>
      </w:r>
      <w:r w:rsidRPr="00D47776">
        <w:rPr>
          <w:rFonts w:asciiTheme="minorHAnsi" w:hAnsiTheme="minorHAnsi" w:cstheme="minorHAnsi"/>
          <w:sz w:val="22"/>
          <w:szCs w:val="22"/>
        </w:rPr>
        <w:t xml:space="preserve"> 34. Do doby studia se započítávají všechna přerušení studia</w:t>
      </w:r>
      <w:r w:rsidR="000B4CA4" w:rsidRPr="00D47776">
        <w:rPr>
          <w:rFonts w:asciiTheme="minorHAnsi" w:hAnsiTheme="minorHAnsi" w:cstheme="minorHAnsi"/>
          <w:sz w:val="22"/>
          <w:szCs w:val="22"/>
        </w:rPr>
        <w:t xml:space="preserve"> s výjimkou</w:t>
      </w:r>
      <w:r w:rsidRPr="00D47776">
        <w:rPr>
          <w:rFonts w:asciiTheme="minorHAnsi" w:hAnsiTheme="minorHAnsi" w:cstheme="minorHAnsi"/>
          <w:sz w:val="22"/>
          <w:szCs w:val="22"/>
        </w:rPr>
        <w:t xml:space="preserve"> přerušení po</w:t>
      </w:r>
      <w:r w:rsidR="000B4CA4" w:rsidRPr="00D47776">
        <w:rPr>
          <w:rFonts w:asciiTheme="minorHAnsi" w:hAnsiTheme="minorHAnsi" w:cstheme="minorHAnsi"/>
          <w:sz w:val="22"/>
          <w:szCs w:val="22"/>
        </w:rPr>
        <w:t xml:space="preserve"> </w:t>
      </w:r>
      <w:r w:rsidRPr="00D47776">
        <w:rPr>
          <w:rFonts w:asciiTheme="minorHAnsi" w:hAnsiTheme="minorHAnsi" w:cstheme="minorHAnsi"/>
          <w:sz w:val="22"/>
          <w:szCs w:val="22"/>
        </w:rPr>
        <w:t>uznanou dobu rodičovství u studentů-rodičů, které se nezapočítává do doby studia.</w:t>
      </w:r>
    </w:p>
    <w:p w14:paraId="4904F662" w14:textId="1A8DD839"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Maximální doba studia je stanovena v bakalářském a magisterském studijním programu na</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dvojnásobek standardní doby studia a v doktorském studijním programu na 8 let.</w:t>
      </w:r>
    </w:p>
    <w:p w14:paraId="4904F663" w14:textId="4EACC5FE" w:rsidR="005B2C93" w:rsidRPr="00D47776" w:rsidRDefault="00AD3110"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Doba studia nesmí překročit maximální dobu studia v příslušném studijním programu. Nesplnění této podmínky je důvodem k ukončení studia podle čl. 34 odst. 7 písm. b). Na postup při rozhodování v</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této věci se vztahuje § 68 zákona. Ve výjimečných případech může děkan na základě žádosti studenta prodloužit maximální dobu studia o 8 měsíců. Žádat o prodloužení může student jen jednou v příslušném bakalářském nebo magisterském studijním programu</w:t>
      </w:r>
      <w:r w:rsidR="005B2C93" w:rsidRPr="00D47776">
        <w:rPr>
          <w:rFonts w:asciiTheme="minorHAnsi" w:hAnsiTheme="minorHAnsi" w:cstheme="minorHAnsi"/>
          <w:sz w:val="22"/>
          <w:szCs w:val="22"/>
        </w:rPr>
        <w:t>.</w:t>
      </w:r>
    </w:p>
    <w:p w14:paraId="4904F664" w14:textId="77777777"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Nejdelší celková doba přerušení studia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1 zákona) je taková nejdelší doba všech přerušení studia, která je v souladu s odstavci 7 a</w:t>
      </w:r>
      <w:r w:rsidR="00096633" w:rsidRPr="00D47776">
        <w:rPr>
          <w:rFonts w:asciiTheme="minorHAnsi" w:hAnsiTheme="minorHAnsi" w:cstheme="minorHAnsi"/>
          <w:sz w:val="22"/>
          <w:szCs w:val="22"/>
        </w:rPr>
        <w:t>ž</w:t>
      </w:r>
      <w:r w:rsidRPr="00D47776">
        <w:rPr>
          <w:rFonts w:asciiTheme="minorHAnsi" w:hAnsiTheme="minorHAnsi" w:cstheme="minorHAnsi"/>
          <w:sz w:val="22"/>
          <w:szCs w:val="22"/>
        </w:rPr>
        <w:t xml:space="preserve"> 9.</w:t>
      </w:r>
    </w:p>
    <w:p w14:paraId="4904F665" w14:textId="2B348F92"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Studium v bakalářském, magisterském a doktorském studijním programu může probíhat též ve</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spolupráci se zahraniční vysokou školou, která realizuje obsahově související studijní program. Podmínky spolupráce upraví dohoda zúčastněných vysokých škol. Studium může být uskutečňováno i ve spolupráci více vysokých škol.</w:t>
      </w:r>
      <w:r w:rsidR="00A26D09">
        <w:rPr>
          <w:rFonts w:asciiTheme="minorHAnsi" w:hAnsiTheme="minorHAnsi" w:cstheme="minorHAnsi"/>
          <w:sz w:val="22"/>
          <w:szCs w:val="22"/>
        </w:rPr>
        <w:t xml:space="preserve"> </w:t>
      </w:r>
      <w:r w:rsidR="00A26D09" w:rsidRPr="00A26D09">
        <w:rPr>
          <w:rFonts w:asciiTheme="minorHAnsi" w:hAnsiTheme="minorHAnsi" w:cstheme="minorHAnsi"/>
          <w:sz w:val="22"/>
          <w:szCs w:val="22"/>
        </w:rPr>
        <w:t>Při její realizaci se postupuje podle dohody o vzájemné spolupráci při uskutečňování studijního programu.</w:t>
      </w:r>
    </w:p>
    <w:p w14:paraId="4904F666" w14:textId="77777777" w:rsidR="005B2C93" w:rsidRPr="00D47776" w:rsidRDefault="005B2C93" w:rsidP="00A235E9">
      <w:pPr>
        <w:numPr>
          <w:ilvl w:val="0"/>
          <w:numId w:val="1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Absolventům studia ve studijním programu uskutečňovaném v rámci spolupráce se zahraniční vysokou školou se uděluje akademický titul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45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4,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46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4 nebo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47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5 zákona a případně také akademický titul zahraniční vysoké školy podle </w:t>
      </w:r>
      <w:r w:rsidR="00E12573" w:rsidRPr="00D47776">
        <w:rPr>
          <w:rFonts w:asciiTheme="minorHAnsi" w:hAnsiTheme="minorHAnsi" w:cstheme="minorHAnsi"/>
          <w:sz w:val="22"/>
          <w:szCs w:val="22"/>
        </w:rPr>
        <w:t xml:space="preserve">právních předpisů příslušného státu. </w:t>
      </w:r>
      <w:r w:rsidRPr="00D47776">
        <w:rPr>
          <w:rFonts w:asciiTheme="minorHAnsi" w:hAnsiTheme="minorHAnsi" w:cstheme="minorHAnsi"/>
          <w:sz w:val="22"/>
          <w:szCs w:val="22"/>
        </w:rPr>
        <w:t>Ve vysokoškolském diplomu je uvedena spolupracující zahraniční vysoká škola a případně skutečnost, že udílený zahraniční akademický titul je společným titulem udíleným současně i na zahraniční vysoké škole. Při uskutečňování studijních programů v rámci spolupráce více vysokých škol se postupuje analogicky.</w:t>
      </w:r>
    </w:p>
    <w:p w14:paraId="4904F668" w14:textId="77777777" w:rsidR="00814EAC" w:rsidRPr="00D47776" w:rsidRDefault="00814EAC" w:rsidP="00DE074E">
      <w:pPr>
        <w:tabs>
          <w:tab w:val="left" w:pos="1050"/>
        </w:tabs>
        <w:ind w:left="851"/>
        <w:jc w:val="center"/>
        <w:rPr>
          <w:rFonts w:asciiTheme="minorHAnsi" w:hAnsiTheme="minorHAnsi" w:cstheme="minorHAnsi"/>
          <w:b/>
          <w:sz w:val="22"/>
          <w:szCs w:val="22"/>
        </w:rPr>
      </w:pPr>
    </w:p>
    <w:p w14:paraId="4904F669" w14:textId="1CE05B64" w:rsidR="00DE074E" w:rsidRPr="00D47776" w:rsidRDefault="00DE074E" w:rsidP="00E30967">
      <w:pPr>
        <w:keepNext/>
        <w:tabs>
          <w:tab w:val="left" w:pos="1050"/>
        </w:tabs>
        <w:ind w:left="851"/>
        <w:jc w:val="center"/>
        <w:rPr>
          <w:rFonts w:asciiTheme="minorHAnsi" w:hAnsiTheme="minorHAnsi" w:cstheme="minorHAnsi"/>
          <w:b/>
          <w:sz w:val="22"/>
          <w:szCs w:val="22"/>
        </w:rPr>
      </w:pPr>
      <w:r w:rsidRPr="00D47776">
        <w:rPr>
          <w:rFonts w:asciiTheme="minorHAnsi" w:hAnsiTheme="minorHAnsi" w:cstheme="minorHAnsi"/>
          <w:b/>
          <w:sz w:val="22"/>
          <w:szCs w:val="22"/>
        </w:rPr>
        <w:t>Článek 3a</w:t>
      </w:r>
    </w:p>
    <w:p w14:paraId="4904F66A" w14:textId="77777777" w:rsidR="00DE074E" w:rsidRPr="00D47776" w:rsidRDefault="00DE074E" w:rsidP="00E30967">
      <w:pPr>
        <w:keepNext/>
        <w:tabs>
          <w:tab w:val="left" w:pos="1050"/>
        </w:tabs>
        <w:ind w:left="851"/>
        <w:jc w:val="center"/>
        <w:rPr>
          <w:rFonts w:asciiTheme="minorHAnsi" w:hAnsiTheme="minorHAnsi" w:cstheme="minorHAnsi"/>
          <w:b/>
          <w:sz w:val="22"/>
          <w:szCs w:val="22"/>
        </w:rPr>
      </w:pPr>
      <w:r w:rsidRPr="00D47776">
        <w:rPr>
          <w:rFonts w:asciiTheme="minorHAnsi" w:hAnsiTheme="minorHAnsi" w:cstheme="minorHAnsi"/>
          <w:b/>
          <w:sz w:val="22"/>
          <w:szCs w:val="22"/>
        </w:rPr>
        <w:t>Zajištění pokračování ve studiu v důsledku zániku akreditace studijního programu</w:t>
      </w:r>
    </w:p>
    <w:p w14:paraId="4904F66B" w14:textId="77777777" w:rsidR="00DE074E" w:rsidRPr="00D47776" w:rsidRDefault="00DE074E" w:rsidP="00A235E9">
      <w:pPr>
        <w:pStyle w:val="Odstavecseseznamem"/>
        <w:numPr>
          <w:ilvl w:val="0"/>
          <w:numId w:val="47"/>
        </w:numPr>
        <w:spacing w:after="160"/>
        <w:ind w:left="426"/>
        <w:contextualSpacing w:val="0"/>
        <w:rPr>
          <w:rFonts w:asciiTheme="minorHAnsi" w:hAnsiTheme="minorHAnsi" w:cstheme="minorHAnsi"/>
          <w:sz w:val="22"/>
          <w:szCs w:val="22"/>
        </w:rPr>
      </w:pPr>
      <w:r w:rsidRPr="00D47776">
        <w:rPr>
          <w:rFonts w:asciiTheme="minorHAnsi" w:hAnsiTheme="minorHAnsi" w:cstheme="minorHAnsi"/>
          <w:sz w:val="22"/>
          <w:szCs w:val="22"/>
        </w:rPr>
        <w:t>Studuje-li student akreditovaný studijní program, jehož akreditace zanikne</w:t>
      </w:r>
      <w:r w:rsidRPr="00D47776">
        <w:rPr>
          <w:rStyle w:val="Znakapoznpodarou"/>
          <w:rFonts w:asciiTheme="minorHAnsi" w:hAnsiTheme="minorHAnsi" w:cstheme="minorHAnsi"/>
          <w:sz w:val="22"/>
          <w:szCs w:val="22"/>
        </w:rPr>
        <w:footnoteReference w:id="4"/>
      </w:r>
      <w:r w:rsidRPr="00D47776">
        <w:rPr>
          <w:rFonts w:asciiTheme="minorHAnsi" w:hAnsiTheme="minorHAnsi" w:cstheme="minorHAnsi"/>
          <w:sz w:val="22"/>
          <w:szCs w:val="22"/>
        </w:rPr>
        <w:t xml:space="preserve">, bude mu zajištěna možnost pokračovat ve studiu stejného nebo obdobného studijního programu na ČVUT; nebude-li možné zajistit pokračování ve studiu na ČVUT, je ČVUT povinno zajistit tuto možnost na jiné vysoké škole. Provedení této zákonné povinnosti je blíže upraveno v příslušném Metodickém pokynu prorektora pro bakalářské a magisterské studium. </w:t>
      </w:r>
    </w:p>
    <w:p w14:paraId="4904F66C" w14:textId="77777777" w:rsidR="00DE074E" w:rsidRPr="00D47776" w:rsidRDefault="00DE074E" w:rsidP="00A235E9">
      <w:pPr>
        <w:pStyle w:val="Odstavecseseznamem"/>
        <w:numPr>
          <w:ilvl w:val="0"/>
          <w:numId w:val="47"/>
        </w:numPr>
        <w:spacing w:after="160"/>
        <w:ind w:left="426"/>
        <w:contextualSpacing w:val="0"/>
        <w:rPr>
          <w:rFonts w:asciiTheme="minorHAnsi" w:hAnsiTheme="minorHAnsi" w:cstheme="minorHAnsi"/>
          <w:sz w:val="22"/>
          <w:szCs w:val="22"/>
        </w:rPr>
      </w:pPr>
      <w:r w:rsidRPr="00D47776">
        <w:rPr>
          <w:rFonts w:asciiTheme="minorHAnsi" w:hAnsiTheme="minorHAnsi" w:cstheme="minorHAnsi"/>
          <w:sz w:val="22"/>
          <w:szCs w:val="22"/>
        </w:rPr>
        <w:t xml:space="preserve">Při využití možnosti pokračování ve studiu podle odstavce 1 budou studentovi z původního studijního plánu převedeny všechny jeho zapsané či uznané předměty. </w:t>
      </w:r>
    </w:p>
    <w:p w14:paraId="4904F66D" w14:textId="77777777" w:rsidR="00DE074E" w:rsidRPr="00D47776" w:rsidRDefault="00DE074E" w:rsidP="00A235E9">
      <w:pPr>
        <w:pStyle w:val="Odstavecseseznamem"/>
        <w:numPr>
          <w:ilvl w:val="0"/>
          <w:numId w:val="47"/>
        </w:numPr>
        <w:spacing w:after="160"/>
        <w:ind w:left="426"/>
        <w:contextualSpacing w:val="0"/>
        <w:rPr>
          <w:rFonts w:asciiTheme="minorHAnsi" w:hAnsiTheme="minorHAnsi" w:cstheme="minorHAnsi"/>
          <w:sz w:val="22"/>
          <w:szCs w:val="22"/>
        </w:rPr>
      </w:pPr>
      <w:r w:rsidRPr="00D47776">
        <w:rPr>
          <w:rFonts w:asciiTheme="minorHAnsi" w:hAnsiTheme="minorHAnsi" w:cstheme="minorHAnsi"/>
          <w:sz w:val="22"/>
          <w:szCs w:val="22"/>
        </w:rPr>
        <w:t>Studium v novém studijním programu není považováno za další studium.</w:t>
      </w:r>
    </w:p>
    <w:p w14:paraId="4904F66E" w14:textId="77777777" w:rsidR="00DE074E" w:rsidRPr="00D47776" w:rsidRDefault="00DE074E" w:rsidP="00A235E9">
      <w:pPr>
        <w:pStyle w:val="Odstavecseseznamem"/>
        <w:numPr>
          <w:ilvl w:val="0"/>
          <w:numId w:val="47"/>
        </w:numPr>
        <w:spacing w:after="160"/>
        <w:ind w:left="426"/>
        <w:contextualSpacing w:val="0"/>
        <w:rPr>
          <w:rFonts w:asciiTheme="minorHAnsi" w:hAnsiTheme="minorHAnsi" w:cstheme="minorHAnsi"/>
          <w:sz w:val="22"/>
          <w:szCs w:val="22"/>
        </w:rPr>
      </w:pPr>
      <w:r w:rsidRPr="00D47776">
        <w:rPr>
          <w:rFonts w:asciiTheme="minorHAnsi" w:hAnsiTheme="minorHAnsi" w:cstheme="minorHAnsi"/>
          <w:sz w:val="22"/>
          <w:szCs w:val="22"/>
        </w:rPr>
        <w:t>Maximální doba studia v případě studia v novém studijním programu se rovná maximální době studia ve studijním programu s delší standardní dobou studia.</w:t>
      </w:r>
    </w:p>
    <w:p w14:paraId="4904F670" w14:textId="77777777" w:rsidR="0045009A" w:rsidRPr="00D47776" w:rsidRDefault="0045009A" w:rsidP="005B2C93">
      <w:pPr>
        <w:spacing w:afterLines="40" w:after="96"/>
        <w:ind w:left="454" w:hanging="454"/>
        <w:rPr>
          <w:rFonts w:asciiTheme="minorHAnsi" w:hAnsiTheme="minorHAnsi" w:cstheme="minorHAnsi"/>
          <w:sz w:val="22"/>
          <w:szCs w:val="22"/>
        </w:rPr>
      </w:pPr>
    </w:p>
    <w:p w14:paraId="4904F671" w14:textId="77777777" w:rsidR="005B2C93" w:rsidRPr="00D47776" w:rsidRDefault="005B2C93" w:rsidP="005B2C93">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bCs/>
          <w:color w:val="auto"/>
          <w:sz w:val="22"/>
          <w:szCs w:val="22"/>
        </w:rPr>
        <w:t>Část třetí</w:t>
      </w:r>
    </w:p>
    <w:p w14:paraId="4904F672" w14:textId="77777777" w:rsidR="005B2C93" w:rsidRPr="00D47776" w:rsidRDefault="005B2C93" w:rsidP="005B2C93">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bCs/>
          <w:color w:val="auto"/>
          <w:sz w:val="22"/>
          <w:szCs w:val="22"/>
        </w:rPr>
        <w:t>STUDIUM V BAKALÁŘSKÝCH A MAGISTERSKÝCH STUDIJNÍCH PROGRAMECH</w:t>
      </w:r>
    </w:p>
    <w:p w14:paraId="4904F673"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4</w:t>
      </w:r>
    </w:p>
    <w:p w14:paraId="4904F674"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Studijní plány a předměty</w:t>
      </w:r>
    </w:p>
    <w:p w14:paraId="4904F675" w14:textId="77777777" w:rsidR="005B2C93" w:rsidRPr="00D47776" w:rsidRDefault="005B2C93" w:rsidP="00A235E9">
      <w:pPr>
        <w:pStyle w:val="Odstavecseseznamem"/>
        <w:numPr>
          <w:ilvl w:val="0"/>
          <w:numId w:val="12"/>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Studijní plán stanoví časovou a obsahovou posloupnost předmětů ve formě doporučeného časového plánu studia v členění na akademické roky a semestry a respektuje standardní dobu studia. </w:t>
      </w:r>
    </w:p>
    <w:p w14:paraId="4904F676" w14:textId="72CA21EE" w:rsidR="005B2C93" w:rsidRPr="00D47776" w:rsidRDefault="005B2C93" w:rsidP="00A235E9">
      <w:pPr>
        <w:numPr>
          <w:ilvl w:val="0"/>
          <w:numId w:val="12"/>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Studijní plán je součástí dokumentace </w:t>
      </w:r>
      <w:r w:rsidR="004C5470" w:rsidRPr="00D47776">
        <w:rPr>
          <w:rFonts w:asciiTheme="minorHAnsi" w:hAnsiTheme="minorHAnsi" w:cstheme="minorHAnsi"/>
          <w:sz w:val="22"/>
          <w:szCs w:val="22"/>
        </w:rPr>
        <w:t xml:space="preserve">studijního programu. </w:t>
      </w:r>
      <w:r w:rsidRPr="00D47776">
        <w:rPr>
          <w:rFonts w:asciiTheme="minorHAnsi" w:hAnsiTheme="minorHAnsi" w:cstheme="minorHAnsi"/>
          <w:sz w:val="22"/>
          <w:szCs w:val="22"/>
        </w:rPr>
        <w:t>Dokumentací studijního programu se</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rozumí zejména akreditační spis, vyhlášky, směrnice a příkazy děkana k</w:t>
      </w:r>
      <w:r w:rsidR="001D7BDA" w:rsidRPr="00D47776">
        <w:rPr>
          <w:rFonts w:asciiTheme="minorHAnsi" w:hAnsiTheme="minorHAnsi" w:cstheme="minorHAnsi"/>
          <w:sz w:val="22"/>
          <w:szCs w:val="22"/>
        </w:rPr>
        <w:t> </w:t>
      </w:r>
      <w:r w:rsidRPr="00D47776">
        <w:rPr>
          <w:rFonts w:asciiTheme="minorHAnsi" w:hAnsiTheme="minorHAnsi" w:cstheme="minorHAnsi"/>
          <w:sz w:val="22"/>
          <w:szCs w:val="22"/>
        </w:rPr>
        <w:t>provádění</w:t>
      </w:r>
      <w:r w:rsidR="001D7BDA" w:rsidRPr="00D47776">
        <w:rPr>
          <w:rFonts w:asciiTheme="minorHAnsi" w:hAnsiTheme="minorHAnsi" w:cstheme="minorHAnsi"/>
          <w:sz w:val="22"/>
          <w:szCs w:val="22"/>
        </w:rPr>
        <w:t xml:space="preserve"> </w:t>
      </w:r>
      <w:r w:rsidRPr="00D47776">
        <w:rPr>
          <w:rFonts w:asciiTheme="minorHAnsi" w:hAnsiTheme="minorHAnsi" w:cstheme="minorHAnsi"/>
          <w:sz w:val="22"/>
          <w:szCs w:val="22"/>
        </w:rPr>
        <w:t>příslušného studijní</w:t>
      </w:r>
      <w:r w:rsidR="001D7BDA" w:rsidRPr="00D47776">
        <w:rPr>
          <w:rFonts w:asciiTheme="minorHAnsi" w:hAnsiTheme="minorHAnsi" w:cstheme="minorHAnsi"/>
          <w:sz w:val="22"/>
          <w:szCs w:val="22"/>
        </w:rPr>
        <w:t xml:space="preserve">ho </w:t>
      </w:r>
      <w:r w:rsidRPr="00D47776">
        <w:rPr>
          <w:rFonts w:asciiTheme="minorHAnsi" w:hAnsiTheme="minorHAnsi" w:cstheme="minorHAnsi"/>
          <w:sz w:val="22"/>
          <w:szCs w:val="22"/>
        </w:rPr>
        <w:t>programu.</w:t>
      </w:r>
      <w:r w:rsidR="00096633" w:rsidRPr="00D47776">
        <w:rPr>
          <w:rFonts w:asciiTheme="minorHAnsi" w:hAnsiTheme="minorHAnsi" w:cstheme="minorHAnsi"/>
          <w:sz w:val="22"/>
          <w:szCs w:val="22"/>
        </w:rPr>
        <w:t xml:space="preserve"> </w:t>
      </w:r>
      <w:r w:rsidR="00A26D09" w:rsidRPr="00A26D09">
        <w:rPr>
          <w:rFonts w:asciiTheme="minorHAnsi" w:hAnsiTheme="minorHAnsi" w:cstheme="minorHAnsi"/>
          <w:sz w:val="22"/>
          <w:szCs w:val="22"/>
        </w:rPr>
        <w:t>Postupy provádění závažných změn studijního programu v průběhu jeho uskutečňování se řídí Akreditačním řádem ČVUT</w:t>
      </w:r>
      <w:r w:rsidR="001D7BDA" w:rsidRPr="00D47776">
        <w:rPr>
          <w:rFonts w:asciiTheme="minorHAnsi" w:hAnsiTheme="minorHAnsi" w:cstheme="minorHAnsi"/>
          <w:sz w:val="22"/>
          <w:szCs w:val="22"/>
        </w:rPr>
        <w:t>.</w:t>
      </w:r>
    </w:p>
    <w:p w14:paraId="4904F677" w14:textId="4F751C86" w:rsidR="005B2C93" w:rsidRPr="00D47776" w:rsidRDefault="005B2C93" w:rsidP="00A235E9">
      <w:pPr>
        <w:numPr>
          <w:ilvl w:val="0"/>
          <w:numId w:val="12"/>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Základním výukovým modulem studijního plánu je předmět, který je charakterizován počtem výukových hodin, formou výuky podle čl</w:t>
      </w:r>
      <w:r w:rsidR="00096633" w:rsidRPr="00D47776">
        <w:rPr>
          <w:rFonts w:asciiTheme="minorHAnsi" w:hAnsiTheme="minorHAnsi" w:cstheme="minorHAnsi"/>
          <w:sz w:val="22"/>
          <w:szCs w:val="22"/>
        </w:rPr>
        <w:t>.</w:t>
      </w:r>
      <w:r w:rsidRPr="00D47776">
        <w:rPr>
          <w:rFonts w:asciiTheme="minorHAnsi" w:hAnsiTheme="minorHAnsi" w:cstheme="minorHAnsi"/>
          <w:sz w:val="22"/>
          <w:szCs w:val="22"/>
        </w:rPr>
        <w:t xml:space="preserve"> 7, způsobem zakončení podle čl</w:t>
      </w:r>
      <w:r w:rsidR="00096633" w:rsidRPr="00D47776">
        <w:rPr>
          <w:rFonts w:asciiTheme="minorHAnsi" w:hAnsiTheme="minorHAnsi" w:cstheme="minorHAnsi"/>
          <w:sz w:val="22"/>
          <w:szCs w:val="22"/>
        </w:rPr>
        <w:t>.</w:t>
      </w:r>
      <w:r w:rsidRPr="00D47776">
        <w:rPr>
          <w:rFonts w:asciiTheme="minorHAnsi" w:hAnsiTheme="minorHAnsi" w:cstheme="minorHAnsi"/>
          <w:sz w:val="22"/>
          <w:szCs w:val="22"/>
        </w:rPr>
        <w:t xml:space="preserve"> 6 a počtem kreditů.</w:t>
      </w:r>
      <w:r w:rsidR="00A26D09">
        <w:rPr>
          <w:rFonts w:asciiTheme="minorHAnsi" w:hAnsiTheme="minorHAnsi" w:cstheme="minorHAnsi"/>
          <w:sz w:val="22"/>
          <w:szCs w:val="22"/>
        </w:rPr>
        <w:t xml:space="preserve"> </w:t>
      </w:r>
      <w:r w:rsidR="00A26D09" w:rsidRPr="00A26D09">
        <w:rPr>
          <w:rFonts w:asciiTheme="minorHAnsi" w:hAnsiTheme="minorHAnsi" w:cstheme="minorHAnsi"/>
          <w:sz w:val="22"/>
          <w:szCs w:val="22"/>
        </w:rPr>
        <w:t>Stanovení počtu kreditů při přípravě akreditace se řídí Metodickým pokynem Stanovování kreditové zátěže pro předměty akreditovaných studijních programů a pro kurzy CŽV.</w:t>
      </w:r>
    </w:p>
    <w:p w14:paraId="2962AAF1" w14:textId="77777777" w:rsidR="00E04473" w:rsidRDefault="005B2C93" w:rsidP="00A235E9">
      <w:pPr>
        <w:numPr>
          <w:ilvl w:val="0"/>
          <w:numId w:val="12"/>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Před zahájením </w:t>
      </w:r>
      <w:r w:rsidR="003A77D9">
        <w:rPr>
          <w:rFonts w:asciiTheme="minorHAnsi" w:hAnsiTheme="minorHAnsi" w:cstheme="minorHAnsi"/>
          <w:sz w:val="22"/>
          <w:szCs w:val="22"/>
        </w:rPr>
        <w:t xml:space="preserve">uskutečňování </w:t>
      </w:r>
      <w:r w:rsidRPr="00D47776">
        <w:rPr>
          <w:rFonts w:asciiTheme="minorHAnsi" w:hAnsiTheme="minorHAnsi" w:cstheme="minorHAnsi"/>
          <w:sz w:val="22"/>
          <w:szCs w:val="22"/>
        </w:rPr>
        <w:t>studijního programu fakulta zveřejní studijní plán studijního programu</w:t>
      </w:r>
      <w:r w:rsidR="001D7BDA" w:rsidRPr="00D47776">
        <w:rPr>
          <w:rFonts w:asciiTheme="minorHAnsi" w:hAnsiTheme="minorHAnsi" w:cstheme="minorHAnsi"/>
          <w:sz w:val="22"/>
          <w:szCs w:val="22"/>
        </w:rPr>
        <w:t xml:space="preserve">, </w:t>
      </w:r>
      <w:r w:rsidRPr="00D47776">
        <w:rPr>
          <w:rFonts w:asciiTheme="minorHAnsi" w:hAnsiTheme="minorHAnsi" w:cstheme="minorHAnsi"/>
          <w:sz w:val="22"/>
          <w:szCs w:val="22"/>
        </w:rPr>
        <w:t>tj.</w:t>
      </w:r>
      <w:r w:rsidR="00A2678B" w:rsidRPr="00D47776">
        <w:rPr>
          <w:rFonts w:asciiTheme="minorHAnsi" w:hAnsiTheme="minorHAnsi" w:cstheme="minorHAnsi"/>
          <w:sz w:val="22"/>
          <w:szCs w:val="22"/>
        </w:rPr>
        <w:t> </w:t>
      </w:r>
      <w:r w:rsidRPr="00D47776">
        <w:rPr>
          <w:rFonts w:asciiTheme="minorHAnsi" w:hAnsiTheme="minorHAnsi" w:cstheme="minorHAnsi"/>
          <w:sz w:val="22"/>
          <w:szCs w:val="22"/>
        </w:rPr>
        <w:t>seznam předmětů, jejichž absolvování je nutnou podmínkou pro řádné ukončení studijního programu.</w:t>
      </w:r>
      <w:r w:rsidRPr="00D47776" w:rsidDel="002701B0">
        <w:rPr>
          <w:rFonts w:asciiTheme="minorHAnsi" w:hAnsiTheme="minorHAnsi" w:cstheme="minorHAnsi"/>
          <w:sz w:val="22"/>
          <w:szCs w:val="22"/>
        </w:rPr>
        <w:t xml:space="preserve"> </w:t>
      </w:r>
    </w:p>
    <w:p w14:paraId="4904F678" w14:textId="323B5618" w:rsidR="005B2C93" w:rsidRPr="00D47776" w:rsidRDefault="005B2C93" w:rsidP="00E04473">
      <w:pPr>
        <w:spacing w:afterLines="40" w:after="96"/>
        <w:ind w:left="454" w:firstLine="0"/>
        <w:rPr>
          <w:rFonts w:asciiTheme="minorHAnsi" w:hAnsiTheme="minorHAnsi" w:cstheme="minorHAnsi"/>
          <w:sz w:val="22"/>
          <w:szCs w:val="22"/>
        </w:rPr>
      </w:pPr>
      <w:r w:rsidRPr="00D47776">
        <w:rPr>
          <w:rFonts w:asciiTheme="minorHAnsi" w:hAnsiTheme="minorHAnsi" w:cstheme="minorHAnsi"/>
          <w:sz w:val="22"/>
          <w:szCs w:val="22"/>
        </w:rPr>
        <w:t>Stud</w:t>
      </w:r>
      <w:r w:rsidR="001D7BDA" w:rsidRPr="00D47776">
        <w:rPr>
          <w:rFonts w:asciiTheme="minorHAnsi" w:hAnsiTheme="minorHAnsi" w:cstheme="minorHAnsi"/>
          <w:sz w:val="22"/>
          <w:szCs w:val="22"/>
        </w:rPr>
        <w:t>ijní plán je strukturován takto</w:t>
      </w:r>
    </w:p>
    <w:p w14:paraId="4904F679" w14:textId="77777777" w:rsidR="005B2C93" w:rsidRPr="00D47776" w:rsidRDefault="005B2C93" w:rsidP="00A2678B">
      <w:pPr>
        <w:pStyle w:val="Psmenkov"/>
        <w:numPr>
          <w:ilvl w:val="0"/>
          <w:numId w:val="2"/>
        </w:numPr>
        <w:spacing w:afterLines="40" w:after="96"/>
        <w:ind w:left="1134" w:hanging="454"/>
        <w:rPr>
          <w:rFonts w:asciiTheme="minorHAnsi" w:hAnsiTheme="minorHAnsi"/>
          <w:color w:val="auto"/>
          <w:sz w:val="22"/>
        </w:rPr>
      </w:pPr>
      <w:r w:rsidRPr="00D47776">
        <w:rPr>
          <w:rFonts w:asciiTheme="minorHAnsi" w:hAnsiTheme="minorHAnsi"/>
          <w:color w:val="auto"/>
          <w:sz w:val="22"/>
        </w:rPr>
        <w:t>vymezuje jednotlivé předměty nebo jejich skupiny podle volitelnosti na povinné, povinně volitelné a volitelné,</w:t>
      </w:r>
    </w:p>
    <w:p w14:paraId="4904F67A" w14:textId="77777777" w:rsidR="005B2C93" w:rsidRPr="00D47776" w:rsidRDefault="005B2C93" w:rsidP="00A2678B">
      <w:pPr>
        <w:pStyle w:val="Psmenkov"/>
        <w:numPr>
          <w:ilvl w:val="0"/>
          <w:numId w:val="2"/>
        </w:numPr>
        <w:spacing w:afterLines="40" w:after="96"/>
        <w:ind w:left="1134" w:hanging="454"/>
        <w:rPr>
          <w:rFonts w:asciiTheme="minorHAnsi" w:hAnsiTheme="minorHAnsi"/>
          <w:color w:val="auto"/>
          <w:sz w:val="22"/>
        </w:rPr>
      </w:pPr>
      <w:r w:rsidRPr="00D47776">
        <w:rPr>
          <w:rFonts w:asciiTheme="minorHAnsi" w:hAnsiTheme="minorHAnsi"/>
          <w:color w:val="auto"/>
          <w:sz w:val="22"/>
        </w:rPr>
        <w:t>vymezuje návaznosti předmětů, pokud je to třeba,</w:t>
      </w:r>
    </w:p>
    <w:p w14:paraId="4904F67B" w14:textId="77777777" w:rsidR="00814EAC" w:rsidRPr="00D47776" w:rsidRDefault="005B2C93" w:rsidP="00A2678B">
      <w:pPr>
        <w:pStyle w:val="Psmenkov"/>
        <w:numPr>
          <w:ilvl w:val="0"/>
          <w:numId w:val="2"/>
        </w:numPr>
        <w:spacing w:afterLines="40" w:after="96"/>
        <w:ind w:left="1134" w:hanging="454"/>
        <w:rPr>
          <w:rFonts w:asciiTheme="minorHAnsi" w:hAnsiTheme="minorHAnsi"/>
          <w:color w:val="auto"/>
          <w:sz w:val="22"/>
        </w:rPr>
      </w:pPr>
      <w:r w:rsidRPr="00D47776">
        <w:rPr>
          <w:rFonts w:asciiTheme="minorHAnsi" w:hAnsiTheme="minorHAnsi"/>
          <w:color w:val="auto"/>
          <w:sz w:val="22"/>
        </w:rPr>
        <w:t>stanovuje závazně kontrolované úseky studia (semestr, akademický rok, blok studia),</w:t>
      </w:r>
    </w:p>
    <w:p w14:paraId="4904F67C" w14:textId="77777777" w:rsidR="00AD3110" w:rsidRPr="00D47776" w:rsidRDefault="005B2C93" w:rsidP="00327AE0">
      <w:pPr>
        <w:pStyle w:val="Psmenkov"/>
        <w:numPr>
          <w:ilvl w:val="0"/>
          <w:numId w:val="2"/>
        </w:numPr>
        <w:spacing w:afterLines="40" w:after="96"/>
        <w:ind w:left="1134" w:hanging="454"/>
        <w:rPr>
          <w:rFonts w:asciiTheme="minorHAnsi" w:hAnsiTheme="minorHAnsi" w:cstheme="minorHAnsi"/>
          <w:color w:val="auto"/>
          <w:sz w:val="22"/>
          <w:szCs w:val="22"/>
        </w:rPr>
      </w:pPr>
      <w:r w:rsidRPr="00D47776">
        <w:rPr>
          <w:rFonts w:asciiTheme="minorHAnsi" w:hAnsiTheme="minorHAnsi"/>
          <w:color w:val="auto"/>
          <w:sz w:val="22"/>
        </w:rPr>
        <w:t>určuje semestr, ve kterém je předmět obvykle vypisován.</w:t>
      </w:r>
    </w:p>
    <w:p w14:paraId="4904F67D" w14:textId="77777777" w:rsidR="00AD3110" w:rsidRPr="00D47776" w:rsidRDefault="00AD3110" w:rsidP="00A235E9">
      <w:pPr>
        <w:pStyle w:val="Psmenkov"/>
        <w:numPr>
          <w:ilvl w:val="0"/>
          <w:numId w:val="12"/>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Student magisterského programu si nesmí zapsat již vystudované předměty ze studia bakalářského, </w:t>
      </w:r>
      <w:r w:rsidRPr="00D47776">
        <w:rPr>
          <w:rFonts w:asciiTheme="minorHAnsi" w:hAnsiTheme="minorHAnsi" w:cstheme="minorHAnsi"/>
          <w:color w:val="auto"/>
          <w:sz w:val="22"/>
          <w:szCs w:val="22"/>
        </w:rPr>
        <w:lastRenderedPageBreak/>
        <w:t>nebo jejich ekvivalenty. To neplatí pro volitelný předmět „tělesná výchova</w:t>
      </w:r>
      <w:r w:rsidR="0027302A" w:rsidRPr="00D47776">
        <w:rPr>
          <w:rFonts w:asciiTheme="minorHAnsi" w:hAnsiTheme="minorHAnsi" w:cstheme="minorHAnsi"/>
          <w:color w:val="auto"/>
          <w:sz w:val="22"/>
          <w:szCs w:val="22"/>
        </w:rPr>
        <w:t>“</w:t>
      </w:r>
      <w:r w:rsidRPr="00D47776">
        <w:rPr>
          <w:rFonts w:asciiTheme="minorHAnsi" w:hAnsiTheme="minorHAnsi" w:cstheme="minorHAnsi"/>
          <w:color w:val="auto"/>
          <w:sz w:val="22"/>
          <w:szCs w:val="22"/>
        </w:rPr>
        <w:t>.</w:t>
      </w:r>
    </w:p>
    <w:p w14:paraId="4904F67E" w14:textId="77777777" w:rsidR="001D7BDA" w:rsidRPr="00D47776" w:rsidRDefault="001D7BDA" w:rsidP="005B2C93">
      <w:pPr>
        <w:pStyle w:val="Normln1"/>
        <w:spacing w:before="0" w:afterLines="40" w:after="96"/>
        <w:ind w:left="454" w:hanging="454"/>
        <w:rPr>
          <w:rFonts w:asciiTheme="minorHAnsi" w:hAnsiTheme="minorHAnsi" w:cstheme="minorHAnsi"/>
          <w:sz w:val="22"/>
          <w:szCs w:val="22"/>
        </w:rPr>
      </w:pPr>
    </w:p>
    <w:p w14:paraId="4904F67F" w14:textId="008FCDF5"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5</w:t>
      </w:r>
    </w:p>
    <w:p w14:paraId="4904F680"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Kreditový systém</w:t>
      </w:r>
    </w:p>
    <w:p w14:paraId="4904F681" w14:textId="77777777" w:rsidR="005B2C93" w:rsidRPr="00D47776" w:rsidRDefault="005B2C93" w:rsidP="00A235E9">
      <w:pPr>
        <w:numPr>
          <w:ilvl w:val="0"/>
          <w:numId w:val="13"/>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Pro kvantifikaci studijní zátěže jednotlivých předmětů se užívá</w:t>
      </w:r>
      <w:r w:rsidR="00877AE1" w:rsidRPr="00D47776">
        <w:rPr>
          <w:rFonts w:asciiTheme="minorHAnsi" w:hAnsiTheme="minorHAnsi" w:cstheme="minorHAnsi"/>
          <w:sz w:val="22"/>
          <w:szCs w:val="22"/>
        </w:rPr>
        <w:t xml:space="preserve"> jednotný kreditový systém, kde</w:t>
      </w:r>
    </w:p>
    <w:p w14:paraId="4904F682" w14:textId="77777777" w:rsidR="005B2C93" w:rsidRPr="00D47776" w:rsidRDefault="005B2C93" w:rsidP="00A2678B">
      <w:pPr>
        <w:pStyle w:val="Psmenkov"/>
        <w:numPr>
          <w:ilvl w:val="0"/>
          <w:numId w:val="3"/>
        </w:numPr>
        <w:spacing w:afterLines="40" w:after="96"/>
        <w:ind w:left="1134" w:hanging="454"/>
        <w:rPr>
          <w:rFonts w:asciiTheme="minorHAnsi" w:hAnsiTheme="minorHAnsi"/>
          <w:color w:val="auto"/>
          <w:sz w:val="22"/>
        </w:rPr>
      </w:pPr>
      <w:r w:rsidRPr="00D47776">
        <w:rPr>
          <w:rFonts w:asciiTheme="minorHAnsi" w:hAnsiTheme="minorHAnsi"/>
          <w:color w:val="auto"/>
          <w:sz w:val="22"/>
        </w:rPr>
        <w:t>každému předmětu je přiřazen počet kreditů, který vyjadřuje relativní míru zátěže studenta nutnou pro úspěšné ukončení daného předmětu,</w:t>
      </w:r>
    </w:p>
    <w:p w14:paraId="4904F683" w14:textId="77777777" w:rsidR="005B2C93" w:rsidRPr="00D47776" w:rsidRDefault="005B2C93" w:rsidP="00A2678B">
      <w:pPr>
        <w:pStyle w:val="Psmenkov"/>
        <w:numPr>
          <w:ilvl w:val="0"/>
          <w:numId w:val="3"/>
        </w:numPr>
        <w:spacing w:afterLines="40" w:after="96"/>
        <w:ind w:left="1134" w:hanging="454"/>
        <w:rPr>
          <w:rFonts w:asciiTheme="minorHAnsi" w:hAnsiTheme="minorHAnsi"/>
          <w:color w:val="auto"/>
          <w:sz w:val="22"/>
        </w:rPr>
      </w:pPr>
      <w:r w:rsidRPr="00D47776">
        <w:rPr>
          <w:rFonts w:asciiTheme="minorHAnsi" w:hAnsiTheme="minorHAnsi"/>
          <w:color w:val="auto"/>
          <w:sz w:val="22"/>
        </w:rPr>
        <w:t>jeden kredit představuje 1/60 průměrné roční studijní zátěže studenta při standardní době studia a doporučeném časovém plánu studia,</w:t>
      </w:r>
    </w:p>
    <w:p w14:paraId="4904F684" w14:textId="77777777" w:rsidR="005B2C93" w:rsidRPr="00D47776" w:rsidRDefault="005B2C93" w:rsidP="00A2678B">
      <w:pPr>
        <w:pStyle w:val="Psmenkov"/>
        <w:numPr>
          <w:ilvl w:val="0"/>
          <w:numId w:val="3"/>
        </w:numPr>
        <w:spacing w:afterLines="40" w:after="96"/>
        <w:ind w:left="1134" w:hanging="454"/>
        <w:rPr>
          <w:rFonts w:asciiTheme="minorHAnsi" w:hAnsiTheme="minorHAnsi"/>
          <w:color w:val="auto"/>
          <w:sz w:val="22"/>
        </w:rPr>
      </w:pPr>
      <w:r w:rsidRPr="00D47776">
        <w:rPr>
          <w:rFonts w:asciiTheme="minorHAnsi" w:hAnsiTheme="minorHAnsi"/>
          <w:color w:val="auto"/>
          <w:sz w:val="22"/>
        </w:rPr>
        <w:t>v semestru představuje zátěž obvykle 30 kreditů,</w:t>
      </w:r>
    </w:p>
    <w:p w14:paraId="4904F685" w14:textId="77777777" w:rsidR="005B2C93" w:rsidRPr="00D47776" w:rsidRDefault="005B2C93" w:rsidP="00A2678B">
      <w:pPr>
        <w:pStyle w:val="Psmenkov"/>
        <w:numPr>
          <w:ilvl w:val="0"/>
          <w:numId w:val="3"/>
        </w:numPr>
        <w:spacing w:afterLines="40" w:after="96"/>
        <w:ind w:left="1134" w:hanging="454"/>
        <w:rPr>
          <w:rFonts w:asciiTheme="minorHAnsi" w:hAnsiTheme="minorHAnsi"/>
          <w:color w:val="auto"/>
          <w:sz w:val="22"/>
        </w:rPr>
      </w:pPr>
      <w:r w:rsidRPr="00D47776">
        <w:rPr>
          <w:rFonts w:asciiTheme="minorHAnsi" w:hAnsiTheme="minorHAnsi"/>
          <w:color w:val="auto"/>
          <w:sz w:val="22"/>
        </w:rPr>
        <w:t>v akademickém roce představuje zátěž obvykle 60 kreditů,</w:t>
      </w:r>
    </w:p>
    <w:p w14:paraId="4904F686" w14:textId="77777777" w:rsidR="005B2C93" w:rsidRPr="00D47776" w:rsidRDefault="005B2C93" w:rsidP="00A2678B">
      <w:pPr>
        <w:pStyle w:val="Psmenkov"/>
        <w:numPr>
          <w:ilvl w:val="0"/>
          <w:numId w:val="3"/>
        </w:numPr>
        <w:spacing w:afterLines="40" w:after="96"/>
        <w:ind w:left="1134" w:hanging="454"/>
        <w:rPr>
          <w:rFonts w:asciiTheme="minorHAnsi" w:hAnsiTheme="minorHAnsi"/>
          <w:color w:val="auto"/>
          <w:sz w:val="22"/>
        </w:rPr>
      </w:pPr>
      <w:r w:rsidRPr="00D47776">
        <w:rPr>
          <w:rFonts w:asciiTheme="minorHAnsi" w:hAnsiTheme="minorHAnsi"/>
          <w:color w:val="auto"/>
          <w:sz w:val="22"/>
        </w:rPr>
        <w:t>hodnota kreditů přiřazená předmětu je celočíselná,</w:t>
      </w:r>
    </w:p>
    <w:p w14:paraId="4904F687" w14:textId="4F84898B" w:rsidR="005B2C93" w:rsidRPr="00D47776" w:rsidRDefault="005B2C93" w:rsidP="00A2678B">
      <w:pPr>
        <w:pStyle w:val="Psmenkov"/>
        <w:numPr>
          <w:ilvl w:val="0"/>
          <w:numId w:val="3"/>
        </w:numPr>
        <w:spacing w:afterLines="40" w:after="96"/>
        <w:ind w:left="1134" w:hanging="454"/>
        <w:rPr>
          <w:rFonts w:asciiTheme="minorHAnsi" w:hAnsiTheme="minorHAnsi"/>
          <w:color w:val="auto"/>
          <w:sz w:val="22"/>
        </w:rPr>
      </w:pPr>
      <w:r w:rsidRPr="00D47776">
        <w:rPr>
          <w:rFonts w:asciiTheme="minorHAnsi" w:hAnsiTheme="minorHAnsi"/>
          <w:color w:val="auto"/>
          <w:sz w:val="22"/>
        </w:rPr>
        <w:t xml:space="preserve">kredity získané v rámci jednoho studijního programu se sčítají, kumulovaný počet kreditů </w:t>
      </w:r>
      <w:r w:rsidR="00357703" w:rsidRPr="00357703">
        <w:rPr>
          <w:rFonts w:asciiTheme="minorHAnsi" w:hAnsiTheme="minorHAnsi"/>
          <w:color w:val="auto"/>
          <w:sz w:val="22"/>
        </w:rPr>
        <w:t>získaných za předměty studijního plánu studijního programu, v němž je student zapsán</w:t>
      </w:r>
      <w:r w:rsidR="00357703">
        <w:rPr>
          <w:rFonts w:asciiTheme="minorHAnsi" w:hAnsiTheme="minorHAnsi"/>
          <w:color w:val="auto"/>
          <w:sz w:val="22"/>
        </w:rPr>
        <w:t xml:space="preserve">, </w:t>
      </w:r>
      <w:r w:rsidRPr="00D47776">
        <w:rPr>
          <w:rFonts w:asciiTheme="minorHAnsi" w:hAnsiTheme="minorHAnsi"/>
          <w:color w:val="auto"/>
          <w:sz w:val="22"/>
        </w:rPr>
        <w:t>je</w:t>
      </w:r>
      <w:r w:rsidR="00357703">
        <w:rPr>
          <w:rFonts w:asciiTheme="minorHAnsi" w:hAnsiTheme="minorHAnsi"/>
          <w:color w:val="auto"/>
          <w:sz w:val="22"/>
        </w:rPr>
        <w:t> </w:t>
      </w:r>
      <w:r w:rsidRPr="00D47776">
        <w:rPr>
          <w:rFonts w:asciiTheme="minorHAnsi" w:hAnsiTheme="minorHAnsi"/>
          <w:color w:val="auto"/>
          <w:sz w:val="22"/>
        </w:rPr>
        <w:t>nástrojem pro kontrolu studia</w:t>
      </w:r>
      <w:r w:rsidR="00357703">
        <w:rPr>
          <w:rFonts w:asciiTheme="minorHAnsi" w:hAnsiTheme="minorHAnsi"/>
          <w:color w:val="auto"/>
          <w:sz w:val="22"/>
        </w:rPr>
        <w:t xml:space="preserve"> podle čl. 14 odst. 4</w:t>
      </w:r>
      <w:r w:rsidRPr="00D47776">
        <w:rPr>
          <w:rFonts w:asciiTheme="minorHAnsi" w:hAnsiTheme="minorHAnsi"/>
          <w:color w:val="auto"/>
          <w:sz w:val="22"/>
        </w:rPr>
        <w:t>.</w:t>
      </w:r>
    </w:p>
    <w:p w14:paraId="4904F688" w14:textId="77777777" w:rsidR="005B2C93" w:rsidRPr="00D47776" w:rsidRDefault="005B2C93" w:rsidP="00A235E9">
      <w:pPr>
        <w:numPr>
          <w:ilvl w:val="0"/>
          <w:numId w:val="13"/>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Kreditový systém ČVUT je kompatibilní s Evropským systémem převodu kreditů (European Credit Transfer System</w:t>
      </w:r>
      <w:r w:rsidR="003B2123" w:rsidRPr="00D47776">
        <w:rPr>
          <w:rFonts w:asciiTheme="minorHAnsi" w:hAnsiTheme="minorHAnsi" w:cstheme="minorHAnsi"/>
          <w:sz w:val="22"/>
          <w:szCs w:val="22"/>
        </w:rPr>
        <w:t>;</w:t>
      </w:r>
      <w:r w:rsidRPr="00D47776">
        <w:rPr>
          <w:rFonts w:asciiTheme="minorHAnsi" w:hAnsiTheme="minorHAnsi" w:cstheme="minorHAnsi"/>
          <w:sz w:val="22"/>
          <w:szCs w:val="22"/>
        </w:rPr>
        <w:t xml:space="preserve"> dále jen „ECTS“) usnadňující mobilitu studentů v rámci evropských vzdělávacích programů.</w:t>
      </w:r>
    </w:p>
    <w:p w14:paraId="4904F689" w14:textId="77777777" w:rsidR="009C455F" w:rsidRPr="00D47776" w:rsidRDefault="009C455F" w:rsidP="005B2C93">
      <w:pPr>
        <w:pStyle w:val="Normln1"/>
        <w:spacing w:before="0" w:afterLines="40" w:after="96"/>
        <w:ind w:left="454" w:hanging="454"/>
        <w:rPr>
          <w:rFonts w:asciiTheme="minorHAnsi" w:hAnsiTheme="minorHAnsi" w:cstheme="minorHAnsi"/>
          <w:sz w:val="22"/>
          <w:szCs w:val="22"/>
        </w:rPr>
      </w:pPr>
    </w:p>
    <w:p w14:paraId="4904F68A"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6</w:t>
      </w:r>
    </w:p>
    <w:p w14:paraId="4904F68B"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Způsob zakončení předmětu</w:t>
      </w:r>
    </w:p>
    <w:p w14:paraId="4904F68C" w14:textId="77777777" w:rsidR="005B2C93" w:rsidRPr="00D47776" w:rsidRDefault="005B2C93" w:rsidP="00A235E9">
      <w:pPr>
        <w:numPr>
          <w:ilvl w:val="0"/>
          <w:numId w:val="1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Předměty jsou zakončeny udělením zápočtu</w:t>
      </w:r>
      <w:r w:rsidR="002C099D" w:rsidRPr="00D47776">
        <w:rPr>
          <w:rFonts w:asciiTheme="minorHAnsi" w:hAnsiTheme="minorHAnsi" w:cstheme="minorHAnsi"/>
          <w:sz w:val="22"/>
          <w:szCs w:val="22"/>
        </w:rPr>
        <w:t xml:space="preserve">, udělením klasifikovaného zápočtu, </w:t>
      </w:r>
      <w:r w:rsidRPr="00D47776">
        <w:rPr>
          <w:rFonts w:asciiTheme="minorHAnsi" w:hAnsiTheme="minorHAnsi" w:cstheme="minorHAnsi"/>
          <w:sz w:val="22"/>
          <w:szCs w:val="22"/>
        </w:rPr>
        <w:t>vykonáním zkoušky</w:t>
      </w:r>
      <w:r w:rsidR="002C099D" w:rsidRPr="00D47776">
        <w:rPr>
          <w:rFonts w:asciiTheme="minorHAnsi" w:hAnsiTheme="minorHAnsi" w:cstheme="minorHAnsi"/>
          <w:sz w:val="22"/>
          <w:szCs w:val="22"/>
        </w:rPr>
        <w:t xml:space="preserve"> nebo udělením zápočtu a vykonáním zkoušky</w:t>
      </w:r>
      <w:r w:rsidR="005748A4" w:rsidRPr="00D47776">
        <w:rPr>
          <w:rFonts w:asciiTheme="minorHAnsi" w:hAnsiTheme="minorHAnsi" w:cstheme="minorHAnsi"/>
          <w:sz w:val="22"/>
          <w:szCs w:val="22"/>
        </w:rPr>
        <w:t>.</w:t>
      </w:r>
      <w:r w:rsidRPr="00D47776">
        <w:rPr>
          <w:rFonts w:asciiTheme="minorHAnsi" w:hAnsiTheme="minorHAnsi" w:cstheme="minorHAnsi"/>
          <w:sz w:val="22"/>
          <w:szCs w:val="22"/>
        </w:rPr>
        <w:t xml:space="preserve"> U</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předmětu, kde je studijním plánem předepsán zápočet i zkouška, je udělení zápočtu podmínkou pro konání zkoušky z příslušného předmětu.</w:t>
      </w:r>
    </w:p>
    <w:p w14:paraId="4904F68D" w14:textId="77777777" w:rsidR="00EF2C34" w:rsidRPr="00D47776" w:rsidRDefault="005B2C93" w:rsidP="00A235E9">
      <w:pPr>
        <w:numPr>
          <w:ilvl w:val="0"/>
          <w:numId w:val="1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Řádné ukončení předmětu je podmíněno zapsáním předmětu a</w:t>
      </w:r>
    </w:p>
    <w:p w14:paraId="4904F68E" w14:textId="77777777" w:rsidR="0004706F" w:rsidRPr="00D47776" w:rsidRDefault="00D25BC4" w:rsidP="005C0DD1">
      <w:pPr>
        <w:pStyle w:val="Psmenkov"/>
        <w:ind w:left="993" w:hanging="426"/>
        <w:rPr>
          <w:rFonts w:asciiTheme="minorHAnsi" w:hAnsiTheme="minorHAnsi"/>
          <w:color w:val="auto"/>
          <w:sz w:val="22"/>
        </w:rPr>
      </w:pPr>
      <w:r w:rsidRPr="00D47776">
        <w:rPr>
          <w:rFonts w:asciiTheme="minorHAnsi" w:hAnsiTheme="minorHAnsi"/>
          <w:color w:val="auto"/>
          <w:sz w:val="22"/>
        </w:rPr>
        <w:t>a)</w:t>
      </w:r>
      <w:r w:rsidR="0004706F" w:rsidRPr="00D47776">
        <w:rPr>
          <w:rFonts w:asciiTheme="minorHAnsi" w:hAnsiTheme="minorHAnsi"/>
          <w:color w:val="auto"/>
          <w:sz w:val="22"/>
        </w:rPr>
        <w:t xml:space="preserve"> </w:t>
      </w:r>
      <w:r w:rsidR="005B2C93" w:rsidRPr="00D47776">
        <w:rPr>
          <w:rFonts w:asciiTheme="minorHAnsi" w:hAnsiTheme="minorHAnsi"/>
          <w:color w:val="auto"/>
          <w:sz w:val="22"/>
        </w:rPr>
        <w:t>udělením zápočtu u předmětů ukončených zápočtem,</w:t>
      </w:r>
      <w:r w:rsidR="00EF2C34" w:rsidRPr="00D47776">
        <w:rPr>
          <w:rFonts w:asciiTheme="minorHAnsi" w:hAnsiTheme="minorHAnsi"/>
          <w:color w:val="auto"/>
          <w:sz w:val="22"/>
        </w:rPr>
        <w:t xml:space="preserve"> </w:t>
      </w:r>
    </w:p>
    <w:p w14:paraId="4904F68F" w14:textId="77777777" w:rsidR="008211A8" w:rsidRPr="00D47776" w:rsidRDefault="004C5470" w:rsidP="005C0DD1">
      <w:pPr>
        <w:pStyle w:val="Psmenkov"/>
        <w:ind w:left="851"/>
        <w:rPr>
          <w:rFonts w:asciiTheme="minorHAnsi" w:hAnsiTheme="minorHAnsi"/>
          <w:color w:val="auto"/>
          <w:sz w:val="22"/>
        </w:rPr>
      </w:pPr>
      <w:r w:rsidRPr="00D47776">
        <w:rPr>
          <w:rFonts w:asciiTheme="minorHAnsi" w:hAnsiTheme="minorHAnsi"/>
          <w:color w:val="auto"/>
          <w:sz w:val="22"/>
        </w:rPr>
        <w:t>b)</w:t>
      </w:r>
      <w:r w:rsidR="008211A8" w:rsidRPr="00D47776">
        <w:rPr>
          <w:rFonts w:asciiTheme="minorHAnsi" w:hAnsiTheme="minorHAnsi"/>
          <w:color w:val="auto"/>
          <w:sz w:val="22"/>
        </w:rPr>
        <w:t xml:space="preserve"> </w:t>
      </w:r>
      <w:r w:rsidR="001D418F" w:rsidRPr="00D47776">
        <w:rPr>
          <w:rFonts w:asciiTheme="minorHAnsi" w:hAnsiTheme="minorHAnsi"/>
          <w:color w:val="auto"/>
          <w:sz w:val="22"/>
        </w:rPr>
        <w:t>vykonáním zkoušky s hodnocením klasifikačním stupněm A, B, C, D nebo E u předmětů ukončených</w:t>
      </w:r>
      <w:r w:rsidR="001D7BDA" w:rsidRPr="00D47776">
        <w:rPr>
          <w:rFonts w:asciiTheme="minorHAnsi" w:hAnsiTheme="minorHAnsi"/>
          <w:color w:val="auto"/>
          <w:sz w:val="22"/>
        </w:rPr>
        <w:t xml:space="preserve"> </w:t>
      </w:r>
      <w:r w:rsidR="001D418F" w:rsidRPr="00D47776">
        <w:rPr>
          <w:rFonts w:asciiTheme="minorHAnsi" w:hAnsiTheme="minorHAnsi"/>
          <w:color w:val="auto"/>
          <w:sz w:val="22"/>
        </w:rPr>
        <w:t>zkouškou</w:t>
      </w:r>
      <w:r w:rsidR="008211A8" w:rsidRPr="00D47776">
        <w:rPr>
          <w:rFonts w:asciiTheme="minorHAnsi" w:hAnsiTheme="minorHAnsi"/>
          <w:color w:val="auto"/>
          <w:sz w:val="22"/>
        </w:rPr>
        <w:t>,</w:t>
      </w:r>
    </w:p>
    <w:p w14:paraId="4904F690" w14:textId="77777777" w:rsidR="005B2C93" w:rsidRPr="00D47776" w:rsidRDefault="003259FD" w:rsidP="005C0DD1">
      <w:pPr>
        <w:pStyle w:val="Psmenkov"/>
        <w:ind w:left="851"/>
        <w:rPr>
          <w:rFonts w:asciiTheme="minorHAnsi" w:hAnsiTheme="minorHAnsi"/>
          <w:color w:val="auto"/>
          <w:sz w:val="22"/>
        </w:rPr>
      </w:pPr>
      <w:r w:rsidRPr="00D47776">
        <w:rPr>
          <w:rFonts w:asciiTheme="minorHAnsi" w:hAnsiTheme="minorHAnsi"/>
          <w:color w:val="auto"/>
          <w:sz w:val="22"/>
        </w:rPr>
        <w:t>c)</w:t>
      </w:r>
      <w:r w:rsidR="001D7BDA" w:rsidRPr="00D47776">
        <w:rPr>
          <w:rFonts w:asciiTheme="minorHAnsi" w:hAnsiTheme="minorHAnsi"/>
          <w:color w:val="auto"/>
          <w:sz w:val="22"/>
        </w:rPr>
        <w:t xml:space="preserve"> </w:t>
      </w:r>
      <w:r w:rsidR="005B2C93" w:rsidRPr="00D47776">
        <w:rPr>
          <w:rFonts w:asciiTheme="minorHAnsi" w:hAnsiTheme="minorHAnsi"/>
          <w:color w:val="auto"/>
          <w:sz w:val="22"/>
        </w:rPr>
        <w:t>udělením klasifikovaného zápočtu s hodnocením A, B, C, D nebo E u</w:t>
      </w:r>
      <w:r w:rsidR="00022297" w:rsidRPr="00D47776">
        <w:rPr>
          <w:rFonts w:asciiTheme="minorHAnsi" w:hAnsiTheme="minorHAnsi"/>
          <w:color w:val="auto"/>
          <w:sz w:val="22"/>
        </w:rPr>
        <w:t> </w:t>
      </w:r>
      <w:r w:rsidR="005B2C93" w:rsidRPr="00D47776">
        <w:rPr>
          <w:rFonts w:asciiTheme="minorHAnsi" w:hAnsiTheme="minorHAnsi"/>
          <w:color w:val="auto"/>
          <w:sz w:val="22"/>
        </w:rPr>
        <w:t>předmětu ukončeného</w:t>
      </w:r>
      <w:r w:rsidR="00080B59" w:rsidRPr="00D47776">
        <w:rPr>
          <w:rFonts w:asciiTheme="minorHAnsi" w:hAnsiTheme="minorHAnsi"/>
          <w:color w:val="auto"/>
          <w:sz w:val="22"/>
        </w:rPr>
        <w:t xml:space="preserve"> </w:t>
      </w:r>
      <w:r w:rsidR="005B2C93" w:rsidRPr="00D47776">
        <w:rPr>
          <w:rFonts w:asciiTheme="minorHAnsi" w:hAnsiTheme="minorHAnsi"/>
          <w:color w:val="auto"/>
          <w:sz w:val="22"/>
        </w:rPr>
        <w:t xml:space="preserve">klasifikovaným </w:t>
      </w:r>
      <w:r w:rsidR="00CB2E61" w:rsidRPr="00D47776">
        <w:rPr>
          <w:rFonts w:asciiTheme="minorHAnsi" w:hAnsiTheme="minorHAnsi"/>
          <w:color w:val="auto"/>
          <w:sz w:val="22"/>
        </w:rPr>
        <w:t>zápočtem.</w:t>
      </w:r>
    </w:p>
    <w:p w14:paraId="4904F691" w14:textId="77777777" w:rsidR="005B2C93" w:rsidRPr="00D47776" w:rsidRDefault="005B2C93" w:rsidP="005B2C93">
      <w:pPr>
        <w:spacing w:afterLines="40" w:after="96"/>
        <w:ind w:left="454" w:firstLine="0"/>
        <w:rPr>
          <w:rFonts w:asciiTheme="minorHAnsi" w:hAnsiTheme="minorHAnsi" w:cstheme="minorHAnsi"/>
          <w:sz w:val="22"/>
          <w:szCs w:val="22"/>
        </w:rPr>
      </w:pPr>
      <w:r w:rsidRPr="00D47776">
        <w:rPr>
          <w:rFonts w:asciiTheme="minorHAnsi" w:hAnsiTheme="minorHAnsi" w:cstheme="minorHAnsi"/>
          <w:sz w:val="22"/>
          <w:szCs w:val="22"/>
        </w:rPr>
        <w:t>Řádným ukončením předmětu student získává přiřazený počet kreditů.</w:t>
      </w:r>
    </w:p>
    <w:p w14:paraId="4904F692" w14:textId="77777777" w:rsidR="005B2C93" w:rsidRPr="00D47776" w:rsidRDefault="005B2C93" w:rsidP="00A235E9">
      <w:pPr>
        <w:numPr>
          <w:ilvl w:val="0"/>
          <w:numId w:val="1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Předměty, které student řádně neuk</w:t>
      </w:r>
      <w:r w:rsidR="004C5470" w:rsidRPr="00D47776">
        <w:rPr>
          <w:rFonts w:asciiTheme="minorHAnsi" w:hAnsiTheme="minorHAnsi" w:cstheme="minorHAnsi"/>
          <w:sz w:val="22"/>
          <w:szCs w:val="22"/>
        </w:rPr>
        <w:t xml:space="preserve">ončil, si může zapsat podruhé. </w:t>
      </w:r>
      <w:r w:rsidRPr="00D47776">
        <w:rPr>
          <w:rFonts w:asciiTheme="minorHAnsi" w:hAnsiTheme="minorHAnsi" w:cstheme="minorHAnsi"/>
          <w:sz w:val="22"/>
          <w:szCs w:val="22"/>
        </w:rPr>
        <w:t>Děkan může v odůvodněných případech na žádost studenta povolit druhý zápis již úspěšně ukončeného předmětu. V takovém případě je klasifikace prvního zápisu předmětu změněna na klasifikační stupeň F.</w:t>
      </w:r>
    </w:p>
    <w:p w14:paraId="4904F693" w14:textId="77777777" w:rsidR="005B2C93" w:rsidRPr="00D47776" w:rsidRDefault="005B2C93" w:rsidP="00A235E9">
      <w:pPr>
        <w:numPr>
          <w:ilvl w:val="0"/>
          <w:numId w:val="1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Druhým zápisem předmětu se rozumí i zápis téhož předmětu v jiném jazyce či formě studia nebo v jiném studijním programu, dále též zápis předmětu, který byl ve studijním plánu označen jako </w:t>
      </w:r>
      <w:r w:rsidR="00E12573" w:rsidRPr="00D47776">
        <w:rPr>
          <w:rFonts w:asciiTheme="minorHAnsi" w:hAnsiTheme="minorHAnsi" w:cstheme="minorHAnsi"/>
          <w:sz w:val="22"/>
          <w:szCs w:val="22"/>
        </w:rPr>
        <w:t xml:space="preserve">rovnocenný </w:t>
      </w:r>
      <w:r w:rsidRPr="00D47776">
        <w:rPr>
          <w:rFonts w:asciiTheme="minorHAnsi" w:hAnsiTheme="minorHAnsi" w:cstheme="minorHAnsi"/>
          <w:sz w:val="22"/>
          <w:szCs w:val="22"/>
        </w:rPr>
        <w:t>nebo náhradní za tento předmět.</w:t>
      </w:r>
    </w:p>
    <w:p w14:paraId="4904F694" w14:textId="77777777" w:rsidR="00F9379C" w:rsidRPr="00D47776" w:rsidRDefault="005B2C93" w:rsidP="00A235E9">
      <w:pPr>
        <w:numPr>
          <w:ilvl w:val="0"/>
          <w:numId w:val="1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Každý předmět si může student zapsat nejvýše dvakrát.</w:t>
      </w:r>
      <w:r w:rsidR="003C29F2" w:rsidRPr="00D47776">
        <w:rPr>
          <w:rFonts w:asciiTheme="minorHAnsi" w:hAnsiTheme="minorHAnsi" w:cstheme="minorHAnsi"/>
          <w:sz w:val="22"/>
          <w:szCs w:val="22"/>
        </w:rPr>
        <w:t xml:space="preserve">    </w:t>
      </w:r>
    </w:p>
    <w:p w14:paraId="4904F695" w14:textId="77777777" w:rsidR="003C29F2" w:rsidRPr="00D47776" w:rsidRDefault="003C29F2" w:rsidP="003C29F2">
      <w:pPr>
        <w:spacing w:afterLines="40" w:after="96"/>
        <w:ind w:left="454" w:firstLine="0"/>
        <w:rPr>
          <w:rFonts w:asciiTheme="minorHAnsi" w:hAnsiTheme="minorHAnsi" w:cstheme="minorHAnsi"/>
          <w:sz w:val="22"/>
          <w:szCs w:val="22"/>
        </w:rPr>
      </w:pPr>
    </w:p>
    <w:p w14:paraId="4904F696" w14:textId="3E4880FD" w:rsidR="005B2C93" w:rsidRPr="00D47776" w:rsidRDefault="005B2C93" w:rsidP="004D7E12">
      <w:pPr>
        <w:pStyle w:val="Normln1"/>
        <w:keepNext/>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lastRenderedPageBreak/>
        <w:t>Článek 7</w:t>
      </w:r>
    </w:p>
    <w:p w14:paraId="4904F697" w14:textId="77777777" w:rsidR="005B2C93" w:rsidRPr="00D47776" w:rsidRDefault="005B2C93" w:rsidP="004D7E12">
      <w:pPr>
        <w:pStyle w:val="Normln2"/>
        <w:keepNext/>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Zabezpečení vzdělávací činnosti a její organizace</w:t>
      </w:r>
    </w:p>
    <w:p w14:paraId="4904F698" w14:textId="77777777" w:rsidR="005B2C93" w:rsidRPr="00D47776" w:rsidRDefault="005B2C93" w:rsidP="00A235E9">
      <w:pPr>
        <w:numPr>
          <w:ilvl w:val="0"/>
          <w:numId w:val="1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Studijní činnost studenta spočívá především v zadávané a učiteli kontrolované vlastní samostatné práci.</w:t>
      </w:r>
    </w:p>
    <w:p w14:paraId="4904F699" w14:textId="77777777" w:rsidR="005B2C93" w:rsidRPr="00D47776" w:rsidRDefault="005B2C93" w:rsidP="00A235E9">
      <w:pPr>
        <w:numPr>
          <w:ilvl w:val="0"/>
          <w:numId w:val="1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Formami organizované výuky jsou zejména přednášky, semináře, ateliéry, projekty, různé typy cvičení, laboratoře, řízené konzultace, odborné praxe a exkurze.</w:t>
      </w:r>
    </w:p>
    <w:p w14:paraId="4904F69A" w14:textId="77777777" w:rsidR="005B2C93" w:rsidRPr="00D47776" w:rsidRDefault="005B2C93" w:rsidP="00A235E9">
      <w:pPr>
        <w:numPr>
          <w:ilvl w:val="0"/>
          <w:numId w:val="1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Formy organizované vý</w:t>
      </w:r>
      <w:r w:rsidR="00877AE1" w:rsidRPr="00D47776">
        <w:rPr>
          <w:rFonts w:asciiTheme="minorHAnsi" w:hAnsiTheme="minorHAnsi" w:cstheme="minorHAnsi"/>
          <w:sz w:val="22"/>
          <w:szCs w:val="22"/>
        </w:rPr>
        <w:t>uky jsou charakterizovány takto</w:t>
      </w:r>
    </w:p>
    <w:p w14:paraId="4904F69B" w14:textId="77777777" w:rsidR="005B2C93" w:rsidRPr="00D47776" w:rsidRDefault="005B2C93" w:rsidP="001D7BDA">
      <w:pPr>
        <w:pStyle w:val="Psmenkov"/>
        <w:numPr>
          <w:ilvl w:val="0"/>
          <w:numId w:val="4"/>
        </w:numPr>
        <w:spacing w:afterLines="40" w:after="96"/>
        <w:ind w:left="993" w:hanging="454"/>
        <w:rPr>
          <w:rFonts w:asciiTheme="minorHAnsi" w:hAnsiTheme="minorHAnsi"/>
          <w:color w:val="auto"/>
          <w:sz w:val="22"/>
        </w:rPr>
      </w:pPr>
      <w:r w:rsidRPr="00D47776">
        <w:rPr>
          <w:rFonts w:asciiTheme="minorHAnsi" w:hAnsiTheme="minorHAnsi"/>
          <w:color w:val="auto"/>
          <w:sz w:val="22"/>
        </w:rPr>
        <w:t>Přednášky mají charakter výkladu základních principů, metodologie dané disciplíny, problémů a jejich vzorových řešení.</w:t>
      </w:r>
    </w:p>
    <w:p w14:paraId="4904F69C" w14:textId="77777777" w:rsidR="005B2C93" w:rsidRPr="00D47776" w:rsidRDefault="005B2C93" w:rsidP="001D7BDA">
      <w:pPr>
        <w:pStyle w:val="Psmenkov"/>
        <w:numPr>
          <w:ilvl w:val="0"/>
          <w:numId w:val="4"/>
        </w:numPr>
        <w:spacing w:afterLines="40" w:after="96"/>
        <w:ind w:left="993" w:hanging="454"/>
        <w:rPr>
          <w:rFonts w:asciiTheme="minorHAnsi" w:hAnsiTheme="minorHAnsi"/>
          <w:color w:val="auto"/>
          <w:sz w:val="22"/>
        </w:rPr>
      </w:pPr>
      <w:r w:rsidRPr="00D47776">
        <w:rPr>
          <w:rFonts w:asciiTheme="minorHAnsi" w:hAnsiTheme="minorHAnsi"/>
          <w:color w:val="auto"/>
          <w:sz w:val="22"/>
        </w:rPr>
        <w:t>Semináře, ateliéry a projekty jsou formy organizované výuky, při nichž je akcentována aplikace poznatků z přednášek a samostatná práce studentů za přítomnosti učitele. Významnou součástí této formy výuky je zpravidla prezentace výsledků vlastní práce studentů a diskuse.</w:t>
      </w:r>
    </w:p>
    <w:p w14:paraId="4904F69D" w14:textId="77777777" w:rsidR="005B2C93" w:rsidRPr="00D47776" w:rsidRDefault="005B2C93" w:rsidP="001D7BDA">
      <w:pPr>
        <w:pStyle w:val="Psmenkov"/>
        <w:numPr>
          <w:ilvl w:val="0"/>
          <w:numId w:val="4"/>
        </w:numPr>
        <w:spacing w:afterLines="40" w:after="96"/>
        <w:ind w:left="993" w:hanging="454"/>
        <w:rPr>
          <w:rFonts w:asciiTheme="minorHAnsi" w:hAnsiTheme="minorHAnsi"/>
          <w:color w:val="auto"/>
          <w:sz w:val="22"/>
        </w:rPr>
      </w:pPr>
      <w:r w:rsidRPr="00D47776">
        <w:rPr>
          <w:rFonts w:asciiTheme="minorHAnsi" w:hAnsiTheme="minorHAnsi"/>
          <w:color w:val="auto"/>
          <w:sz w:val="22"/>
        </w:rPr>
        <w:t>Cvičení podporují zejména praktické ovládnutí látky vyložené na přednáškách nebo zadané k samostatnému studiu při aktivní účasti studentů. Specifickým typem cvičení jsou experimentální laboratorní práce, práce na počítačích a výuka v terénu. Absolvování cvičení může být podmíněno kontrolovanou domácí přípravou.</w:t>
      </w:r>
    </w:p>
    <w:p w14:paraId="4904F69E" w14:textId="77777777" w:rsidR="005B2C93" w:rsidRPr="00D47776" w:rsidRDefault="005B2C93" w:rsidP="001D7BDA">
      <w:pPr>
        <w:pStyle w:val="Psmenkov"/>
        <w:numPr>
          <w:ilvl w:val="0"/>
          <w:numId w:val="4"/>
        </w:numPr>
        <w:spacing w:afterLines="40" w:after="96"/>
        <w:ind w:left="993" w:hanging="454"/>
        <w:rPr>
          <w:rFonts w:asciiTheme="minorHAnsi" w:hAnsiTheme="minorHAnsi"/>
          <w:color w:val="auto"/>
          <w:sz w:val="22"/>
        </w:rPr>
      </w:pPr>
      <w:r w:rsidRPr="00D47776">
        <w:rPr>
          <w:rFonts w:asciiTheme="minorHAnsi" w:hAnsiTheme="minorHAnsi"/>
          <w:color w:val="auto"/>
          <w:sz w:val="22"/>
        </w:rPr>
        <w:t>Řízené konzultace jsou věnovány zejména konzultacím a kontrole úkolů zadaných k samostatnému zpracování. Mohou nahrazovat cvičení, popřípadě i jiné formy výuky.</w:t>
      </w:r>
    </w:p>
    <w:p w14:paraId="4904F69F" w14:textId="77777777" w:rsidR="005B2C93" w:rsidRPr="00D47776" w:rsidRDefault="005B2C93" w:rsidP="00A235E9">
      <w:pPr>
        <w:numPr>
          <w:ilvl w:val="0"/>
          <w:numId w:val="1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Organizovanou výuku doplňují individuální konzultace.</w:t>
      </w:r>
    </w:p>
    <w:p w14:paraId="4904F6A0" w14:textId="5BE6AC50" w:rsidR="005B2C93" w:rsidRPr="00D47776" w:rsidRDefault="005B2C93" w:rsidP="00A235E9">
      <w:pPr>
        <w:numPr>
          <w:ilvl w:val="0"/>
          <w:numId w:val="1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Účast na přednáškách je doporučená. Účast na ostatních formách organizované výuky je </w:t>
      </w:r>
      <w:r w:rsidR="00664DA6" w:rsidRPr="00664DA6">
        <w:rPr>
          <w:rFonts w:asciiTheme="minorHAnsi" w:hAnsiTheme="minorHAnsi" w:cstheme="minorHAnsi"/>
          <w:sz w:val="22"/>
          <w:szCs w:val="22"/>
        </w:rPr>
        <w:t>povinná, pokud tak stanoví garant studijního předmětu v popisu předmětu zpřístupněném studentům před</w:t>
      </w:r>
      <w:r w:rsidR="005D26A0">
        <w:rPr>
          <w:rFonts w:asciiTheme="minorHAnsi" w:hAnsiTheme="minorHAnsi" w:cstheme="minorHAnsi"/>
          <w:sz w:val="22"/>
          <w:szCs w:val="22"/>
        </w:rPr>
        <w:t> </w:t>
      </w:r>
      <w:r w:rsidR="00664DA6" w:rsidRPr="00664DA6">
        <w:rPr>
          <w:rFonts w:asciiTheme="minorHAnsi" w:hAnsiTheme="minorHAnsi" w:cstheme="minorHAnsi"/>
          <w:sz w:val="22"/>
          <w:szCs w:val="22"/>
        </w:rPr>
        <w:t>zahájením výuky</w:t>
      </w:r>
      <w:r w:rsidRPr="00D47776">
        <w:rPr>
          <w:rFonts w:asciiTheme="minorHAnsi" w:hAnsiTheme="minorHAnsi" w:cstheme="minorHAnsi"/>
          <w:sz w:val="22"/>
          <w:szCs w:val="22"/>
        </w:rPr>
        <w:t>.</w:t>
      </w:r>
    </w:p>
    <w:p w14:paraId="4904F6A1" w14:textId="77777777" w:rsidR="005B2C93" w:rsidRPr="00D47776" w:rsidRDefault="005B2C93" w:rsidP="00A235E9">
      <w:pPr>
        <w:numPr>
          <w:ilvl w:val="0"/>
          <w:numId w:val="1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Přednášky vedou zpravidla profesoři a docenti. V odůvodněných případech může vedením přednášky pověřit na návrh vedoucího katedry děkan i jiného akademického pracovníka nebo uznávaného odborníka.</w:t>
      </w:r>
    </w:p>
    <w:p w14:paraId="4904F6A2" w14:textId="3B6D566C" w:rsidR="005B2C93" w:rsidRPr="00D47776" w:rsidRDefault="005B2C93" w:rsidP="00A235E9">
      <w:pPr>
        <w:numPr>
          <w:ilvl w:val="0"/>
          <w:numId w:val="1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Na výuce podle </w:t>
      </w:r>
      <w:r w:rsidR="00EF2C34" w:rsidRPr="00D47776">
        <w:rPr>
          <w:rFonts w:asciiTheme="minorHAnsi" w:hAnsiTheme="minorHAnsi" w:cstheme="minorHAnsi"/>
          <w:sz w:val="22"/>
          <w:szCs w:val="22"/>
        </w:rPr>
        <w:t>odst</w:t>
      </w:r>
      <w:r w:rsidR="00D25BC4" w:rsidRPr="00D47776">
        <w:rPr>
          <w:rFonts w:asciiTheme="minorHAnsi" w:hAnsiTheme="minorHAnsi" w:cstheme="minorHAnsi"/>
          <w:sz w:val="22"/>
          <w:szCs w:val="22"/>
        </w:rPr>
        <w:t>avce</w:t>
      </w:r>
      <w:r w:rsidR="00EF2C34" w:rsidRPr="00D47776">
        <w:rPr>
          <w:rFonts w:asciiTheme="minorHAnsi" w:hAnsiTheme="minorHAnsi" w:cstheme="minorHAnsi"/>
          <w:sz w:val="22"/>
          <w:szCs w:val="22"/>
        </w:rPr>
        <w:t> </w:t>
      </w:r>
      <w:r w:rsidR="0017118B" w:rsidRPr="00D47776">
        <w:rPr>
          <w:rFonts w:asciiTheme="minorHAnsi" w:hAnsiTheme="minorHAnsi" w:cstheme="minorHAnsi"/>
          <w:sz w:val="22"/>
          <w:szCs w:val="22"/>
        </w:rPr>
        <w:t xml:space="preserve">3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až d) se mohou podílet i studenti doktorských studijních programů a v bakalářských studijních programech též vynikající studenti magisterských studijních programů, které se souhlasem vedoucího katedry pověří výukou </w:t>
      </w:r>
      <w:r w:rsidR="005D26A0">
        <w:rPr>
          <w:rFonts w:asciiTheme="minorHAnsi" w:hAnsiTheme="minorHAnsi" w:cstheme="minorHAnsi"/>
          <w:sz w:val="22"/>
          <w:szCs w:val="22"/>
        </w:rPr>
        <w:t>garant studijního předmětu</w:t>
      </w:r>
      <w:r w:rsidRPr="00D47776">
        <w:rPr>
          <w:rFonts w:asciiTheme="minorHAnsi" w:hAnsiTheme="minorHAnsi" w:cstheme="minorHAnsi"/>
          <w:sz w:val="22"/>
          <w:szCs w:val="22"/>
        </w:rPr>
        <w:t>.</w:t>
      </w:r>
    </w:p>
    <w:p w14:paraId="4904F6A3" w14:textId="77777777" w:rsidR="007C4EB0" w:rsidRPr="00D47776" w:rsidRDefault="007C4EB0" w:rsidP="005B2C93">
      <w:pPr>
        <w:pStyle w:val="Normln1"/>
        <w:spacing w:before="0" w:afterLines="40" w:after="96"/>
        <w:ind w:left="454" w:hanging="454"/>
        <w:rPr>
          <w:rFonts w:asciiTheme="minorHAnsi" w:hAnsiTheme="minorHAnsi" w:cstheme="minorHAnsi"/>
          <w:sz w:val="22"/>
          <w:szCs w:val="22"/>
        </w:rPr>
      </w:pPr>
    </w:p>
    <w:p w14:paraId="4904F6A4"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8</w:t>
      </w:r>
    </w:p>
    <w:p w14:paraId="4904F6A5"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Ověřování studijních výsledků</w:t>
      </w:r>
    </w:p>
    <w:p w14:paraId="4904F6A6" w14:textId="0BAE1811" w:rsidR="005B2C93" w:rsidRPr="00D47776" w:rsidRDefault="005B2C93" w:rsidP="00A235E9">
      <w:pPr>
        <w:numPr>
          <w:ilvl w:val="0"/>
          <w:numId w:val="1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Studijní výsledky se ověřují průběžnou kontrolou studia a při zakončení předmětu zápočtem (z), klasifikovaným zápočtem (kz), zkouškou (zk) nebo kombinací zápočtu a zkoušky (z, zk). </w:t>
      </w:r>
    </w:p>
    <w:p w14:paraId="4904F6A7" w14:textId="77777777" w:rsidR="005B2C93" w:rsidRPr="00D47776" w:rsidRDefault="005B2C93" w:rsidP="00A235E9">
      <w:pPr>
        <w:numPr>
          <w:ilvl w:val="0"/>
          <w:numId w:val="1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Děkan stanoví konečné termíny, do nichž lze získat zápočet, klasifikovaný zápočet z předmětů zapsaných v příslušném semestru nebo akademickém roce a</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konat zkoušky.</w:t>
      </w:r>
    </w:p>
    <w:p w14:paraId="4904F6A8" w14:textId="337359F9" w:rsidR="005B2C93" w:rsidRPr="00D47776" w:rsidRDefault="00920061" w:rsidP="00A235E9">
      <w:pPr>
        <w:numPr>
          <w:ilvl w:val="0"/>
          <w:numId w:val="16"/>
        </w:numPr>
        <w:spacing w:afterLines="40" w:after="96"/>
        <w:ind w:left="454" w:hanging="454"/>
        <w:rPr>
          <w:rFonts w:asciiTheme="minorHAnsi" w:hAnsiTheme="minorHAnsi" w:cstheme="minorHAnsi"/>
          <w:sz w:val="22"/>
          <w:szCs w:val="22"/>
        </w:rPr>
      </w:pPr>
      <w:r w:rsidRPr="00920061">
        <w:rPr>
          <w:rFonts w:asciiTheme="minorHAnsi" w:eastAsia="Technika Light" w:hAnsiTheme="minorHAnsi" w:cstheme="minorHAnsi"/>
          <w:sz w:val="22"/>
          <w:szCs w:val="22"/>
        </w:rPr>
        <w:t>Student je povinen se při ověřování studijních výsledků na žádost vyučujícího identifikovat. Identifikačním dokumentem je platný průkaz studenta, občanský průkaz, cestovní pas nebo řidičský průkaz. Pokud se student nebude schopen identifikovat některým z dokumentů uvedených ve větě předchozí nebo pokud provedení identifikace odmítne, hledí se na něj, jako kdyby se k ověřování výsledku bez omluvy nedostavil</w:t>
      </w:r>
      <w:r w:rsidR="00080B59" w:rsidRPr="00D47776">
        <w:rPr>
          <w:rFonts w:asciiTheme="minorHAnsi" w:eastAsia="Technika Light" w:hAnsiTheme="minorHAnsi" w:cstheme="minorHAnsi"/>
          <w:sz w:val="22"/>
          <w:szCs w:val="22"/>
          <w:u w:color="00B0F0"/>
        </w:rPr>
        <w:t>.</w:t>
      </w:r>
    </w:p>
    <w:p w14:paraId="4904F6A9" w14:textId="77777777" w:rsidR="00F9379C" w:rsidRPr="00D47776" w:rsidRDefault="005B2C93" w:rsidP="00A235E9">
      <w:pPr>
        <w:numPr>
          <w:ilvl w:val="0"/>
          <w:numId w:val="1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Hrubé porušení stanovených pravidel ověřování studijních výsledků může být hodnoceno jako disciplinární přestupek.</w:t>
      </w:r>
      <w:r w:rsidR="00F9379C" w:rsidRPr="00D47776" w:rsidDel="00F9379C">
        <w:rPr>
          <w:rFonts w:asciiTheme="minorHAnsi" w:hAnsiTheme="minorHAnsi" w:cstheme="minorHAnsi"/>
          <w:sz w:val="22"/>
          <w:szCs w:val="22"/>
        </w:rPr>
        <w:t xml:space="preserve"> </w:t>
      </w:r>
    </w:p>
    <w:p w14:paraId="4904F6AA" w14:textId="77777777" w:rsidR="0086668B" w:rsidRPr="00D47776" w:rsidRDefault="0086668B" w:rsidP="00A235E9">
      <w:pPr>
        <w:numPr>
          <w:ilvl w:val="0"/>
          <w:numId w:val="1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lastRenderedPageBreak/>
        <w:t>Písemné záznamy o výsledcích předmětů, jejichž konečné zakončení je zápočtem, klasifikovaným zápočtem, nebo zkouškou, je katedra povinna archivovat po dobu 10 let nezávisle na informačním systému ČVUT.</w:t>
      </w:r>
    </w:p>
    <w:p w14:paraId="4904F6AB" w14:textId="3E496753" w:rsidR="0086668B" w:rsidRPr="00D47776" w:rsidRDefault="0086668B" w:rsidP="00A235E9">
      <w:pPr>
        <w:numPr>
          <w:ilvl w:val="0"/>
          <w:numId w:val="1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Pokud student nevznese námitku proti výsledkům zaneseným do informačního systému ČVUT do</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konce akademického roku od zanesení výsledku do informačního systému ČVUT, bere se, že</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se</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zanesenými studijními výsledky souhlasí. Toto se nevztahuje na článek 9 odstavec 3.</w:t>
      </w:r>
    </w:p>
    <w:p w14:paraId="4904F6AD" w14:textId="77777777" w:rsidR="00814EAC" w:rsidRPr="00D47776" w:rsidRDefault="00814EAC" w:rsidP="00F9379C">
      <w:pPr>
        <w:spacing w:afterLines="40" w:after="96"/>
        <w:ind w:left="454" w:firstLine="0"/>
        <w:jc w:val="center"/>
        <w:rPr>
          <w:rFonts w:asciiTheme="minorHAnsi" w:hAnsiTheme="minorHAnsi" w:cstheme="minorHAnsi"/>
          <w:b/>
          <w:sz w:val="22"/>
          <w:szCs w:val="22"/>
        </w:rPr>
      </w:pPr>
    </w:p>
    <w:p w14:paraId="7A18C634" w14:textId="77777777" w:rsidR="00920061" w:rsidRPr="00CC12BB" w:rsidRDefault="00920061" w:rsidP="00CC12BB">
      <w:pPr>
        <w:spacing w:afterLines="40" w:after="96"/>
        <w:ind w:left="454" w:firstLine="0"/>
        <w:jc w:val="center"/>
        <w:rPr>
          <w:rFonts w:asciiTheme="minorHAnsi" w:hAnsiTheme="minorHAnsi" w:cstheme="minorHAnsi"/>
          <w:b/>
          <w:sz w:val="22"/>
          <w:szCs w:val="22"/>
        </w:rPr>
      </w:pPr>
      <w:r w:rsidRPr="00CC12BB">
        <w:rPr>
          <w:rFonts w:asciiTheme="minorHAnsi" w:hAnsiTheme="minorHAnsi" w:cstheme="minorHAnsi"/>
          <w:b/>
          <w:sz w:val="22"/>
          <w:szCs w:val="22"/>
        </w:rPr>
        <w:t xml:space="preserve">Článek 8a </w:t>
      </w:r>
    </w:p>
    <w:p w14:paraId="2378B1E7" w14:textId="77777777" w:rsidR="00920061" w:rsidRPr="00CC12BB" w:rsidRDefault="00920061" w:rsidP="00CC12BB">
      <w:pPr>
        <w:spacing w:afterLines="40" w:after="96"/>
        <w:ind w:left="454" w:firstLine="0"/>
        <w:jc w:val="center"/>
        <w:rPr>
          <w:rFonts w:asciiTheme="minorHAnsi" w:hAnsiTheme="minorHAnsi" w:cstheme="minorHAnsi"/>
          <w:b/>
          <w:sz w:val="22"/>
          <w:szCs w:val="22"/>
        </w:rPr>
      </w:pPr>
      <w:r w:rsidRPr="00CC12BB">
        <w:rPr>
          <w:rFonts w:asciiTheme="minorHAnsi" w:hAnsiTheme="minorHAnsi" w:cstheme="minorHAnsi"/>
          <w:b/>
          <w:sz w:val="22"/>
          <w:szCs w:val="22"/>
        </w:rPr>
        <w:t xml:space="preserve">Ověřování studijních výsledků studentů rodičů </w:t>
      </w:r>
    </w:p>
    <w:p w14:paraId="684DABE1" w14:textId="2B076C4D" w:rsidR="00920061" w:rsidRPr="00CC12BB" w:rsidRDefault="00920061" w:rsidP="00A235E9">
      <w:pPr>
        <w:numPr>
          <w:ilvl w:val="0"/>
          <w:numId w:val="51"/>
        </w:numPr>
        <w:spacing w:afterLines="40" w:after="96"/>
        <w:ind w:left="426" w:hanging="426"/>
        <w:rPr>
          <w:rFonts w:asciiTheme="minorHAnsi" w:hAnsiTheme="minorHAnsi" w:cstheme="minorHAnsi"/>
          <w:sz w:val="22"/>
          <w:szCs w:val="22"/>
        </w:rPr>
      </w:pPr>
      <w:r w:rsidRPr="00CC12BB">
        <w:rPr>
          <w:rFonts w:asciiTheme="minorHAnsi" w:hAnsiTheme="minorHAnsi" w:cstheme="minorHAnsi"/>
          <w:sz w:val="22"/>
          <w:szCs w:val="22"/>
        </w:rPr>
        <w:t xml:space="preserve">V souvislosti s těhotenstvím nebo péčí o dítě má student-rodič, v semestru, v němž by probíhalo čerpání jeho mateřské dovolené, právo na opakovanou změnu termínu zkoušky nebo státní závěrečné zkoušky, na prodloužení lhůt pro plnění studijních povinností, jakož i pro splnění podmínek pro postup do dalšího semestru, ročníku nebo bloku, po dobu, po kterou by jinak trvalo jeho čerpání mateřské dovolené, a to za podmínky, že v této době studium nepřeruší. </w:t>
      </w:r>
    </w:p>
    <w:p w14:paraId="06C7C317" w14:textId="62E000B0" w:rsidR="00920061" w:rsidRPr="00CC12BB" w:rsidRDefault="00920061" w:rsidP="00A235E9">
      <w:pPr>
        <w:numPr>
          <w:ilvl w:val="0"/>
          <w:numId w:val="51"/>
        </w:numPr>
        <w:spacing w:afterLines="40" w:after="96"/>
        <w:ind w:left="454" w:hanging="454"/>
        <w:rPr>
          <w:rFonts w:asciiTheme="minorHAnsi" w:hAnsiTheme="minorHAnsi" w:cstheme="minorHAnsi"/>
          <w:sz w:val="22"/>
          <w:szCs w:val="22"/>
        </w:rPr>
      </w:pPr>
      <w:r w:rsidRPr="00CC12BB">
        <w:rPr>
          <w:rFonts w:asciiTheme="minorHAnsi" w:hAnsiTheme="minorHAnsi" w:cstheme="minorHAnsi"/>
          <w:sz w:val="22"/>
          <w:szCs w:val="22"/>
        </w:rPr>
        <w:t xml:space="preserve">Student-rodič je povinen o využití tohoto práva informovat studijní oddělení, které mu sdělí další postup. Pokud by čerpání mateřské dovolené začalo v jednom semestru, ročníku nebo bloku a končilo v dalším semestru, ročníku nebo bloku, prodlouží se v takovém dalším semestru, ročníku nebo bloku tyto lhůty pouze o dobu přesahu mateřské dovolené do dalšího semestru, ročníku nebo bloku. </w:t>
      </w:r>
    </w:p>
    <w:p w14:paraId="3893EF7F" w14:textId="7EDBA662" w:rsidR="00920061" w:rsidRPr="00CC12BB" w:rsidRDefault="00920061" w:rsidP="00A235E9">
      <w:pPr>
        <w:numPr>
          <w:ilvl w:val="0"/>
          <w:numId w:val="51"/>
        </w:numPr>
        <w:spacing w:afterLines="40" w:after="96"/>
        <w:ind w:left="454" w:hanging="454"/>
        <w:rPr>
          <w:rFonts w:asciiTheme="minorHAnsi" w:hAnsiTheme="minorHAnsi" w:cstheme="minorHAnsi"/>
          <w:sz w:val="22"/>
          <w:szCs w:val="22"/>
        </w:rPr>
      </w:pPr>
      <w:r w:rsidRPr="00CC12BB">
        <w:rPr>
          <w:rFonts w:asciiTheme="minorHAnsi" w:hAnsiTheme="minorHAnsi" w:cstheme="minorHAnsi"/>
          <w:sz w:val="22"/>
          <w:szCs w:val="22"/>
        </w:rPr>
        <w:t xml:space="preserve">Právo na opakovanou změnu termínu zkoušky podle odstavce (1) se použije i pro změnu termínu zápočtového testu nebo obdobného ověřování studijní povinnosti v předmětu zakončeném zápočtem nebo klasifikovaným zápočtem, je-li dané ověřování svázáno s nutností osobní přítomnosti studenta v určený den a čas na určeném místě. </w:t>
      </w:r>
    </w:p>
    <w:p w14:paraId="1E57A013" w14:textId="18CDDBB8" w:rsidR="00920061" w:rsidRPr="00CC12BB" w:rsidRDefault="00920061" w:rsidP="00A235E9">
      <w:pPr>
        <w:numPr>
          <w:ilvl w:val="0"/>
          <w:numId w:val="51"/>
        </w:numPr>
        <w:spacing w:afterLines="40" w:after="96"/>
        <w:ind w:left="454" w:hanging="454"/>
        <w:rPr>
          <w:rFonts w:asciiTheme="minorHAnsi" w:hAnsiTheme="minorHAnsi" w:cstheme="minorHAnsi"/>
          <w:sz w:val="22"/>
          <w:szCs w:val="22"/>
        </w:rPr>
      </w:pPr>
      <w:r w:rsidRPr="00CC12BB">
        <w:rPr>
          <w:rFonts w:asciiTheme="minorHAnsi" w:hAnsiTheme="minorHAnsi" w:cstheme="minorHAnsi"/>
          <w:sz w:val="22"/>
          <w:szCs w:val="22"/>
        </w:rPr>
        <w:t>V případě státní závěrečné zkoušky může být z organizačních důvodů student v rámci změny termínu zařazen až na další období, v němž se státní závěrečné zkoušky konají; v takovém případě platí, že</w:t>
      </w:r>
      <w:r>
        <w:rPr>
          <w:rFonts w:asciiTheme="minorHAnsi" w:hAnsiTheme="minorHAnsi" w:cstheme="minorHAnsi"/>
          <w:sz w:val="22"/>
          <w:szCs w:val="22"/>
        </w:rPr>
        <w:t> </w:t>
      </w:r>
      <w:r w:rsidRPr="00CC12BB">
        <w:rPr>
          <w:rFonts w:asciiTheme="minorHAnsi" w:hAnsiTheme="minorHAnsi" w:cstheme="minorHAnsi"/>
          <w:sz w:val="22"/>
          <w:szCs w:val="22"/>
        </w:rPr>
        <w:t xml:space="preserve">maximální doba jeho studia podle čl. 3 neskončí dříve, než uplyne den konání státní závěrečné zkoušky, na který je student uplatňující právo na změnu termínu zkoušky zařazen. </w:t>
      </w:r>
    </w:p>
    <w:p w14:paraId="205CDCB7" w14:textId="77777777" w:rsidR="00920061" w:rsidRDefault="00920061" w:rsidP="00F9379C">
      <w:pPr>
        <w:spacing w:afterLines="40" w:after="96"/>
        <w:ind w:left="454" w:firstLine="0"/>
        <w:jc w:val="center"/>
        <w:rPr>
          <w:rFonts w:asciiTheme="minorHAnsi" w:hAnsiTheme="minorHAnsi" w:cstheme="minorHAnsi"/>
          <w:b/>
          <w:sz w:val="22"/>
          <w:szCs w:val="22"/>
        </w:rPr>
      </w:pPr>
    </w:p>
    <w:p w14:paraId="4904F6AE" w14:textId="4AF47C99" w:rsidR="005B2C93" w:rsidRPr="00D47776" w:rsidRDefault="005B2C93" w:rsidP="00F9379C">
      <w:pPr>
        <w:spacing w:afterLines="40" w:after="96"/>
        <w:ind w:left="454" w:firstLine="0"/>
        <w:jc w:val="center"/>
        <w:rPr>
          <w:rFonts w:asciiTheme="minorHAnsi" w:hAnsiTheme="minorHAnsi" w:cstheme="minorHAnsi"/>
          <w:b/>
          <w:sz w:val="22"/>
          <w:szCs w:val="22"/>
        </w:rPr>
      </w:pPr>
      <w:r w:rsidRPr="00D47776">
        <w:rPr>
          <w:rFonts w:asciiTheme="minorHAnsi" w:hAnsiTheme="minorHAnsi" w:cstheme="minorHAnsi"/>
          <w:b/>
          <w:sz w:val="22"/>
          <w:szCs w:val="22"/>
        </w:rPr>
        <w:t>Článek 9</w:t>
      </w:r>
    </w:p>
    <w:p w14:paraId="4904F6AF"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Zápočet a klasifikovaný zápočet</w:t>
      </w:r>
    </w:p>
    <w:p w14:paraId="4904F6B0" w14:textId="75471E87" w:rsidR="005B2C93" w:rsidRPr="00D47776" w:rsidRDefault="00F670A4" w:rsidP="00A235E9">
      <w:pPr>
        <w:numPr>
          <w:ilvl w:val="0"/>
          <w:numId w:val="17"/>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Zápočtem se potvrzuje, že student se účastnil na práci během semestru a splnil vymezené požadavky, jimiž bylo na začátku výuky předmětu udělení zápočtu podmíněno</w:t>
      </w:r>
      <w:r w:rsidR="00983C3C" w:rsidRPr="00D47776">
        <w:rPr>
          <w:rFonts w:asciiTheme="minorHAnsi" w:hAnsiTheme="minorHAnsi" w:cstheme="minorHAnsi"/>
          <w:sz w:val="22"/>
          <w:szCs w:val="22"/>
        </w:rPr>
        <w:t>; vymezení požadavků včetně termínu jejich splnění je uvedeno v IS ČVUT (KOS), nebo na webu fakulty</w:t>
      </w:r>
      <w:r w:rsidR="00CC12BB">
        <w:rPr>
          <w:rFonts w:asciiTheme="minorHAnsi" w:hAnsiTheme="minorHAnsi" w:cstheme="minorHAnsi"/>
          <w:sz w:val="22"/>
          <w:szCs w:val="22"/>
        </w:rPr>
        <w:t xml:space="preserve"> či vysokoškolského ústavu</w:t>
      </w:r>
      <w:r w:rsidR="00983C3C" w:rsidRPr="00D47776">
        <w:rPr>
          <w:rFonts w:asciiTheme="minorHAnsi" w:hAnsiTheme="minorHAnsi" w:cstheme="minorHAnsi"/>
          <w:sz w:val="22"/>
          <w:szCs w:val="22"/>
        </w:rPr>
        <w:t>/předmětu nejpozději do</w:t>
      </w:r>
      <w:r w:rsidR="00A0011F" w:rsidRPr="00D47776">
        <w:rPr>
          <w:rFonts w:asciiTheme="minorHAnsi" w:hAnsiTheme="minorHAnsi" w:cstheme="minorHAnsi"/>
          <w:sz w:val="22"/>
          <w:szCs w:val="22"/>
        </w:rPr>
        <w:t> </w:t>
      </w:r>
      <w:r w:rsidR="00983C3C" w:rsidRPr="00D47776">
        <w:rPr>
          <w:rFonts w:asciiTheme="minorHAnsi" w:hAnsiTheme="minorHAnsi" w:cstheme="minorHAnsi"/>
          <w:sz w:val="22"/>
          <w:szCs w:val="22"/>
        </w:rPr>
        <w:t>konce prvního týdne po zahájení výuky předmětu (pokud děkan fakulty nestanoví kratší termín).</w:t>
      </w:r>
      <w:r w:rsidRPr="00D47776">
        <w:rPr>
          <w:rFonts w:asciiTheme="minorHAnsi" w:hAnsiTheme="minorHAnsi" w:cstheme="minorHAnsi"/>
          <w:sz w:val="22"/>
          <w:szCs w:val="22"/>
        </w:rPr>
        <w:t xml:space="preserve"> Zápočet se hodnotí slovy „započteno“, „nezapočteno“</w:t>
      </w:r>
      <w:r w:rsidR="00FF15D8" w:rsidRPr="00D47776">
        <w:rPr>
          <w:rFonts w:asciiTheme="minorHAnsi" w:hAnsiTheme="minorHAnsi" w:cstheme="minorHAnsi"/>
          <w:sz w:val="22"/>
          <w:szCs w:val="22"/>
        </w:rPr>
        <w:t>.</w:t>
      </w:r>
    </w:p>
    <w:p w14:paraId="4904F6B1" w14:textId="77777777" w:rsidR="005B2C93" w:rsidRPr="00D47776" w:rsidRDefault="00F670A4" w:rsidP="00A235E9">
      <w:pPr>
        <w:numPr>
          <w:ilvl w:val="0"/>
          <w:numId w:val="17"/>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Klasifikovaný zápočet je zápočet, při kterém se účast na práci během semestru a splnění na začátku výuky vymezených požadavků a úroveň jejich prezentace hodnotí klasifikačním stupněm podle čl. 11</w:t>
      </w:r>
      <w:r w:rsidR="005B2C93" w:rsidRPr="00D47776">
        <w:rPr>
          <w:rFonts w:asciiTheme="minorHAnsi" w:hAnsiTheme="minorHAnsi" w:cstheme="minorHAnsi"/>
          <w:sz w:val="22"/>
          <w:szCs w:val="22"/>
        </w:rPr>
        <w:t>.</w:t>
      </w:r>
    </w:p>
    <w:p w14:paraId="4904F6B2" w14:textId="5EFDF8C7" w:rsidR="005B2C93" w:rsidRPr="00D47776" w:rsidRDefault="00F670A4" w:rsidP="00A235E9">
      <w:pPr>
        <w:numPr>
          <w:ilvl w:val="0"/>
          <w:numId w:val="17"/>
        </w:numPr>
        <w:spacing w:afterLines="40" w:after="96"/>
        <w:ind w:left="454" w:hanging="454"/>
        <w:rPr>
          <w:rFonts w:asciiTheme="minorHAnsi" w:hAnsiTheme="minorHAnsi" w:cstheme="minorHAnsi"/>
          <w:sz w:val="22"/>
          <w:szCs w:val="22"/>
        </w:rPr>
      </w:pPr>
      <w:bookmarkStart w:id="10" w:name="_Hlk218860854"/>
      <w:r w:rsidRPr="00D47776">
        <w:rPr>
          <w:rFonts w:asciiTheme="minorHAnsi" w:hAnsiTheme="minorHAnsi" w:cstheme="minorHAnsi"/>
          <w:sz w:val="22"/>
          <w:szCs w:val="22"/>
        </w:rPr>
        <w:t xml:space="preserve">Student, kterému nebyl udělen zápočet nebo klasifikovaný zápočet, může požádat ve lhůtě 5 pracovních dní od záznamu v informačním systému ČVUT vedoucího katedry o přezkoumání, jenž rozhodne o (ne)udělení zápočtu. Pokud student nezískal ze zapsaného předmětu zápočet nebo klasifikovaný zápočet, nemá </w:t>
      </w:r>
      <w:r w:rsidR="00142CB3">
        <w:rPr>
          <w:rFonts w:asciiTheme="minorHAnsi" w:hAnsiTheme="minorHAnsi" w:cstheme="minorHAnsi"/>
          <w:sz w:val="22"/>
          <w:szCs w:val="22"/>
        </w:rPr>
        <w:t xml:space="preserve">již </w:t>
      </w:r>
      <w:r w:rsidRPr="00D47776">
        <w:rPr>
          <w:rFonts w:asciiTheme="minorHAnsi" w:hAnsiTheme="minorHAnsi" w:cstheme="minorHAnsi"/>
          <w:sz w:val="22"/>
          <w:szCs w:val="22"/>
        </w:rPr>
        <w:t>v daném semestru jinou opravnou možnost, může si tento předmět zapsat znovu. Pokud i při druhém zapsání povinného nebo povinně volitelného předmětu zápočet nezíská, studium se ukončuje podle § 56 odst. 1 písm. b) zákona a podle čl. 34 odst. 7 písm. b). Na</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postup při rozhodování v této věci se vztahuje § 68 zákona</w:t>
      </w:r>
      <w:r w:rsidR="005B2C93" w:rsidRPr="00D47776">
        <w:rPr>
          <w:rFonts w:asciiTheme="minorHAnsi" w:hAnsiTheme="minorHAnsi" w:cstheme="minorHAnsi"/>
          <w:sz w:val="22"/>
          <w:szCs w:val="22"/>
        </w:rPr>
        <w:t>.</w:t>
      </w:r>
      <w:r w:rsidR="00CC12BB">
        <w:rPr>
          <w:rFonts w:asciiTheme="minorHAnsi" w:hAnsiTheme="minorHAnsi" w:cstheme="minorHAnsi"/>
          <w:sz w:val="22"/>
          <w:szCs w:val="22"/>
        </w:rPr>
        <w:t xml:space="preserve"> </w:t>
      </w:r>
      <w:r w:rsidR="00CC12BB" w:rsidRPr="00CC12BB">
        <w:rPr>
          <w:rFonts w:asciiTheme="minorHAnsi" w:hAnsiTheme="minorHAnsi" w:cstheme="minorHAnsi"/>
          <w:sz w:val="22"/>
          <w:szCs w:val="22"/>
        </w:rPr>
        <w:t xml:space="preserve">Jestliže student před začátkem semestru, v kterém si zapisuje povinně volitelný předmět, již absolvoval minimální počet povinně </w:t>
      </w:r>
      <w:r w:rsidR="00CC12BB" w:rsidRPr="00CC12BB">
        <w:rPr>
          <w:rFonts w:asciiTheme="minorHAnsi" w:hAnsiTheme="minorHAnsi" w:cstheme="minorHAnsi"/>
          <w:sz w:val="22"/>
          <w:szCs w:val="22"/>
        </w:rPr>
        <w:lastRenderedPageBreak/>
        <w:t>volitelných předmětů a získal minimální počet kreditů za povinně volitelné předměty, které předepisuje jeho studijní plán, nahlíží se na tento předmět pro kontrolu studia jen jako na volitelný předmět.</w:t>
      </w:r>
    </w:p>
    <w:bookmarkEnd w:id="10"/>
    <w:p w14:paraId="4904F6B4" w14:textId="3EA126D3" w:rsidR="007C4EB0" w:rsidRPr="00D47776" w:rsidRDefault="005B2C93" w:rsidP="00A235E9">
      <w:pPr>
        <w:numPr>
          <w:ilvl w:val="0"/>
          <w:numId w:val="17"/>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Udělení nebo neudělení zápočtu se zapisuje do elektronického informačního systému ČVUT. U</w:t>
      </w:r>
      <w:r w:rsidR="00A0011F" w:rsidRPr="00D47776">
        <w:rPr>
          <w:rFonts w:asciiTheme="minorHAnsi" w:hAnsiTheme="minorHAnsi" w:cstheme="minorHAnsi"/>
          <w:sz w:val="22"/>
          <w:szCs w:val="22"/>
        </w:rPr>
        <w:t> </w:t>
      </w:r>
      <w:r w:rsidRPr="00D47776">
        <w:rPr>
          <w:rFonts w:asciiTheme="minorHAnsi" w:hAnsiTheme="minorHAnsi" w:cstheme="minorHAnsi"/>
          <w:sz w:val="22"/>
          <w:szCs w:val="22"/>
        </w:rPr>
        <w:t>klasifikovaného zápočtu se do elektroni</w:t>
      </w:r>
      <w:r w:rsidR="00D25BC4" w:rsidRPr="00D47776">
        <w:rPr>
          <w:rFonts w:asciiTheme="minorHAnsi" w:hAnsiTheme="minorHAnsi" w:cstheme="minorHAnsi"/>
          <w:sz w:val="22"/>
          <w:szCs w:val="22"/>
        </w:rPr>
        <w:t>ckého informačního systému ČVUT zapisuje</w:t>
      </w:r>
      <w:r w:rsidR="00080B59" w:rsidRPr="00D47776">
        <w:rPr>
          <w:rFonts w:asciiTheme="minorHAnsi" w:hAnsiTheme="minorHAnsi" w:cstheme="minorHAnsi"/>
          <w:sz w:val="22"/>
          <w:szCs w:val="22"/>
        </w:rPr>
        <w:t xml:space="preserve"> </w:t>
      </w:r>
      <w:r w:rsidRPr="00D47776">
        <w:rPr>
          <w:rFonts w:asciiTheme="minorHAnsi" w:hAnsiTheme="minorHAnsi" w:cstheme="minorHAnsi"/>
          <w:sz w:val="22"/>
          <w:szCs w:val="22"/>
        </w:rPr>
        <w:t xml:space="preserve">udělený klasifikační stupeň včetně klasifikačního stupně F. </w:t>
      </w:r>
      <w:r w:rsidR="00717004" w:rsidRPr="00D47776">
        <w:rPr>
          <w:rFonts w:asciiTheme="minorHAnsi" w:hAnsiTheme="minorHAnsi" w:cstheme="minorHAnsi"/>
          <w:sz w:val="22"/>
          <w:szCs w:val="22"/>
        </w:rPr>
        <w:t>Vyučující nebo vedoucím katedry pověřená osoba zanese údaj o výsledném udělení/neudělení zápočtu či klasifikaci zápočtu do IS ČVUT (KOS) nejpozději do 5 pracovních dnů od termínu pro jejich splnění stanoveným postupem popsaným v odstavci 1 (pokud děkan fakulty nestanoví kratší termín); v odůvodněných případech může děkan udělit výjimku.</w:t>
      </w:r>
    </w:p>
    <w:p w14:paraId="156B93B6" w14:textId="77777777" w:rsidR="00580613" w:rsidRPr="00D47776" w:rsidRDefault="00580613" w:rsidP="005B2C93">
      <w:pPr>
        <w:pStyle w:val="Normln1"/>
        <w:spacing w:before="0" w:afterLines="40" w:after="96"/>
        <w:ind w:left="454" w:hanging="454"/>
        <w:rPr>
          <w:rFonts w:asciiTheme="minorHAnsi" w:hAnsiTheme="minorHAnsi" w:cstheme="minorHAnsi"/>
          <w:sz w:val="22"/>
          <w:szCs w:val="22"/>
        </w:rPr>
      </w:pPr>
    </w:p>
    <w:p w14:paraId="4904F6B5" w14:textId="04FA67C5"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10</w:t>
      </w:r>
    </w:p>
    <w:p w14:paraId="4904F6B6"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Zkouška</w:t>
      </w:r>
    </w:p>
    <w:p w14:paraId="4904F6B7" w14:textId="77777777" w:rsidR="005B2C93" w:rsidRPr="00D47776" w:rsidRDefault="005B2C93" w:rsidP="00A235E9">
      <w:pPr>
        <w:numPr>
          <w:ilvl w:val="0"/>
          <w:numId w:val="18"/>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Zkouškou se prověřují znalosti studenta z látky vymezené v dokumentaci předmětu a</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 xml:space="preserve">prezentované ve výuce na úrovni odpovídající absolvované části studia a dále schopnost získané poznatky tvůrčím způsobem aplikovat. Míru ovládnutí problematiky hodnotí učitel klasifikačním stupněm </w:t>
      </w:r>
      <w:r w:rsidR="00BF1BE8" w:rsidRPr="00D47776">
        <w:rPr>
          <w:rFonts w:asciiTheme="minorHAnsi" w:hAnsiTheme="minorHAnsi" w:cstheme="minorHAnsi"/>
          <w:sz w:val="22"/>
          <w:szCs w:val="22"/>
        </w:rPr>
        <w:t>po</w:t>
      </w:r>
      <w:r w:rsidRPr="00D47776">
        <w:rPr>
          <w:rFonts w:asciiTheme="minorHAnsi" w:hAnsiTheme="minorHAnsi" w:cstheme="minorHAnsi"/>
          <w:sz w:val="22"/>
          <w:szCs w:val="22"/>
        </w:rPr>
        <w:t>dle čl</w:t>
      </w:r>
      <w:r w:rsidR="00BF1BE8" w:rsidRPr="00D47776">
        <w:rPr>
          <w:rFonts w:asciiTheme="minorHAnsi" w:hAnsiTheme="minorHAnsi" w:cstheme="minorHAnsi"/>
          <w:sz w:val="22"/>
          <w:szCs w:val="22"/>
        </w:rPr>
        <w:t>.</w:t>
      </w:r>
      <w:r w:rsidRPr="00D47776">
        <w:rPr>
          <w:rFonts w:asciiTheme="minorHAnsi" w:hAnsiTheme="minorHAnsi" w:cstheme="minorHAnsi"/>
          <w:sz w:val="22"/>
          <w:szCs w:val="22"/>
        </w:rPr>
        <w:t xml:space="preserve"> 11.</w:t>
      </w:r>
    </w:p>
    <w:p w14:paraId="4904F6B8" w14:textId="77777777" w:rsidR="005B2C93" w:rsidRPr="00D47776" w:rsidRDefault="005B2C93" w:rsidP="00A235E9">
      <w:pPr>
        <w:numPr>
          <w:ilvl w:val="0"/>
          <w:numId w:val="18"/>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Zkouška může být písemná, ústní nebo písemná a ústní (kombinovaná).</w:t>
      </w:r>
    </w:p>
    <w:p w14:paraId="4904F6B9" w14:textId="6E7B5EF8" w:rsidR="005B2C93" w:rsidRPr="00D47776" w:rsidRDefault="00E5774A" w:rsidP="00A235E9">
      <w:pPr>
        <w:numPr>
          <w:ilvl w:val="0"/>
          <w:numId w:val="18"/>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Za celkovou organizaci zkoušek a vyhlášení pravidel odpovídá vedoucí katedry. </w:t>
      </w:r>
      <w:r w:rsidR="005B2C93" w:rsidRPr="00D47776">
        <w:rPr>
          <w:rFonts w:asciiTheme="minorHAnsi" w:hAnsiTheme="minorHAnsi" w:cstheme="minorHAnsi"/>
          <w:sz w:val="22"/>
          <w:szCs w:val="22"/>
        </w:rPr>
        <w:t>Termíny</w:t>
      </w:r>
      <w:r w:rsidRPr="00D47776">
        <w:rPr>
          <w:rFonts w:asciiTheme="minorHAnsi" w:hAnsiTheme="minorHAnsi" w:cstheme="minorHAnsi"/>
          <w:sz w:val="22"/>
          <w:szCs w:val="22"/>
        </w:rPr>
        <w:t xml:space="preserve">, </w:t>
      </w:r>
      <w:r w:rsidR="005B2C93" w:rsidRPr="00D47776">
        <w:rPr>
          <w:rFonts w:asciiTheme="minorHAnsi" w:hAnsiTheme="minorHAnsi" w:cstheme="minorHAnsi"/>
          <w:sz w:val="22"/>
          <w:szCs w:val="22"/>
        </w:rPr>
        <w:t>místo zkoušek, jakožto i způsob přihlašování ke zkoušce a forma zkoušek musí být zveřejněny učiteli katedry</w:t>
      </w:r>
      <w:r w:rsidRPr="00D47776">
        <w:rPr>
          <w:rFonts w:asciiTheme="minorHAnsi" w:hAnsiTheme="minorHAnsi" w:cstheme="minorHAnsi"/>
          <w:sz w:val="22"/>
          <w:szCs w:val="22"/>
        </w:rPr>
        <w:t xml:space="preserve"> v IS ČVUT (KOS)</w:t>
      </w:r>
      <w:r w:rsidR="005B2C93" w:rsidRPr="00D47776">
        <w:rPr>
          <w:rFonts w:asciiTheme="minorHAnsi" w:hAnsiTheme="minorHAnsi" w:cstheme="minorHAnsi"/>
          <w:sz w:val="22"/>
          <w:szCs w:val="22"/>
        </w:rPr>
        <w:t xml:space="preserve"> </w:t>
      </w:r>
      <w:r w:rsidRPr="00D47776">
        <w:rPr>
          <w:rFonts w:asciiTheme="minorHAnsi" w:hAnsiTheme="minorHAnsi" w:cstheme="minorHAnsi"/>
          <w:sz w:val="22"/>
          <w:szCs w:val="22"/>
        </w:rPr>
        <w:t>nejméně 7 kalendářních dnů před termínem konání zkoušky (pokud děkan fakulty nestanoví delší termín). Na žádost studenta může být vypsán i mimořádný zkouškový termín – v</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takovém případě může být lhůta 7 kalendářních dnů zkrácena.</w:t>
      </w:r>
    </w:p>
    <w:p w14:paraId="4904F6BA" w14:textId="77777777" w:rsidR="005B2C93" w:rsidRPr="00D47776" w:rsidRDefault="005B2C93" w:rsidP="00A235E9">
      <w:pPr>
        <w:numPr>
          <w:ilvl w:val="0"/>
          <w:numId w:val="18"/>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Student, který byl u zkoušky hodnocen klasifikačním stupněm F, </w:t>
      </w:r>
      <w:r w:rsidR="00814954" w:rsidRPr="00D47776">
        <w:rPr>
          <w:rFonts w:asciiTheme="minorHAnsi" w:hAnsiTheme="minorHAnsi" w:cstheme="minorHAnsi"/>
          <w:sz w:val="22"/>
          <w:szCs w:val="22"/>
        </w:rPr>
        <w:t>může</w:t>
      </w:r>
      <w:r w:rsidRPr="00D47776">
        <w:rPr>
          <w:rFonts w:asciiTheme="minorHAnsi" w:hAnsiTheme="minorHAnsi" w:cstheme="minorHAnsi"/>
          <w:sz w:val="22"/>
          <w:szCs w:val="22"/>
        </w:rPr>
        <w:t xml:space="preserve"> konat zkoušku v opravném termínu. Pokud je hodnocen klasifikačním stupněm F i</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v prvním opravném termínu, může konat zkoušku v</w:t>
      </w:r>
      <w:r w:rsidR="00BF1BE8" w:rsidRPr="00D47776">
        <w:rPr>
          <w:rFonts w:asciiTheme="minorHAnsi" w:hAnsiTheme="minorHAnsi" w:cstheme="minorHAnsi"/>
          <w:sz w:val="22"/>
          <w:szCs w:val="22"/>
        </w:rPr>
        <w:t>e</w:t>
      </w:r>
      <w:r w:rsidRPr="00D47776">
        <w:rPr>
          <w:rFonts w:asciiTheme="minorHAnsi" w:hAnsiTheme="minorHAnsi" w:cstheme="minorHAnsi"/>
          <w:sz w:val="22"/>
          <w:szCs w:val="22"/>
        </w:rPr>
        <w:t> druhém opravném termínu za podmínky, že počet druhých opravných termínů ze všech zapsaných předmětů během studia nepřekročí dvojnásobek počtu roků standardní doby studia. Další opravný termín je nepřípustný.</w:t>
      </w:r>
    </w:p>
    <w:p w14:paraId="4904F6BB" w14:textId="324278D7" w:rsidR="005B2C93" w:rsidRPr="00D47776" w:rsidRDefault="005B2C93" w:rsidP="00A235E9">
      <w:pPr>
        <w:numPr>
          <w:ilvl w:val="0"/>
          <w:numId w:val="18"/>
        </w:numPr>
        <w:spacing w:afterLines="40" w:after="96"/>
        <w:ind w:left="454" w:hanging="454"/>
        <w:rPr>
          <w:rFonts w:asciiTheme="minorHAnsi" w:hAnsiTheme="minorHAnsi" w:cstheme="minorHAnsi"/>
          <w:sz w:val="22"/>
          <w:szCs w:val="22"/>
        </w:rPr>
      </w:pPr>
      <w:bookmarkStart w:id="11" w:name="_Hlk218860872"/>
      <w:r w:rsidRPr="00D47776">
        <w:rPr>
          <w:rFonts w:asciiTheme="minorHAnsi" w:hAnsiTheme="minorHAnsi" w:cstheme="minorHAnsi"/>
          <w:sz w:val="22"/>
          <w:szCs w:val="22"/>
        </w:rPr>
        <w:t xml:space="preserve">Pokud i při druhém zapsání povinného nebo povinně volitelného předmětu student předmět neukončil řádně podle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2, studium se ukončuje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b) zákona a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7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Na postup při rozhodování v této věci se 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w:t>
      </w:r>
      <w:r w:rsidR="00872208">
        <w:rPr>
          <w:rFonts w:asciiTheme="minorHAnsi" w:hAnsiTheme="minorHAnsi" w:cstheme="minorHAnsi"/>
          <w:sz w:val="22"/>
          <w:szCs w:val="22"/>
        </w:rPr>
        <w:t xml:space="preserve"> </w:t>
      </w:r>
      <w:r w:rsidR="00872208" w:rsidRPr="00872208">
        <w:rPr>
          <w:rFonts w:asciiTheme="minorHAnsi" w:hAnsiTheme="minorHAnsi" w:cstheme="minorHAnsi"/>
          <w:sz w:val="22"/>
          <w:szCs w:val="22"/>
        </w:rPr>
        <w:t>Jestliže student před</w:t>
      </w:r>
      <w:r w:rsidR="00872208">
        <w:rPr>
          <w:rFonts w:asciiTheme="minorHAnsi" w:hAnsiTheme="minorHAnsi" w:cstheme="minorHAnsi"/>
          <w:sz w:val="22"/>
          <w:szCs w:val="22"/>
        </w:rPr>
        <w:t> </w:t>
      </w:r>
      <w:r w:rsidR="00872208" w:rsidRPr="00872208">
        <w:rPr>
          <w:rFonts w:asciiTheme="minorHAnsi" w:hAnsiTheme="minorHAnsi" w:cstheme="minorHAnsi"/>
          <w:sz w:val="22"/>
          <w:szCs w:val="22"/>
        </w:rPr>
        <w:t>začátkem semestru, v kterém si zapisuje povinně volitelný předmět, již absolvoval minimální počet povinně volitelných předmětů a získal minimální počet kreditů za povinně volitelné předměty, které předepisuje jeho studijní plán, nahlíží se na tento předmět pro kontrolu studia jen jako na</w:t>
      </w:r>
      <w:r w:rsidR="00872208">
        <w:rPr>
          <w:rFonts w:asciiTheme="minorHAnsi" w:hAnsiTheme="minorHAnsi" w:cstheme="minorHAnsi"/>
          <w:sz w:val="22"/>
          <w:szCs w:val="22"/>
        </w:rPr>
        <w:t> </w:t>
      </w:r>
      <w:r w:rsidR="00872208" w:rsidRPr="00872208">
        <w:rPr>
          <w:rFonts w:asciiTheme="minorHAnsi" w:hAnsiTheme="minorHAnsi" w:cstheme="minorHAnsi"/>
          <w:sz w:val="22"/>
          <w:szCs w:val="22"/>
        </w:rPr>
        <w:t>volitelný předmět.</w:t>
      </w:r>
    </w:p>
    <w:bookmarkEnd w:id="11"/>
    <w:p w14:paraId="4904F6BC" w14:textId="61EA7B49" w:rsidR="005B2C93" w:rsidRPr="00D47776" w:rsidRDefault="00E5774A" w:rsidP="00A235E9">
      <w:pPr>
        <w:pStyle w:val="Normln3"/>
        <w:numPr>
          <w:ilvl w:val="0"/>
          <w:numId w:val="18"/>
        </w:numPr>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Klasifikace zkoušky (včetně případného hodnocení klasifikačním stupněm F) musí být zanesena do IS ČVUT (KOS) do 5 pracovních dnů od vykonání zkoušky (pokud děkan fakulty nestanoví kratší termín).</w:t>
      </w:r>
    </w:p>
    <w:p w14:paraId="4904F6BD" w14:textId="2AB53520" w:rsidR="005B2C93" w:rsidRPr="00D47776" w:rsidRDefault="005B2C93" w:rsidP="00A235E9">
      <w:pPr>
        <w:numPr>
          <w:ilvl w:val="0"/>
          <w:numId w:val="18"/>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Student má právo výsledek zkoušky nepřijmout. V takovém případě je zkoušejícím hodnocen klasifikačním stupněm F.</w:t>
      </w:r>
      <w:r w:rsidR="007E7A4E" w:rsidRPr="00D47776">
        <w:rPr>
          <w:rFonts w:asciiTheme="minorHAnsi" w:hAnsiTheme="minorHAnsi" w:cstheme="minorHAnsi"/>
          <w:sz w:val="22"/>
          <w:szCs w:val="22"/>
        </w:rPr>
        <w:t xml:space="preserve"> Při klasifikaci v opravném termínu se nepřihlíží k předchozím neúspěšným termínům.</w:t>
      </w:r>
    </w:p>
    <w:p w14:paraId="4904F6BE" w14:textId="7B888CC3" w:rsidR="005B2C93" w:rsidRPr="00D47776" w:rsidRDefault="00F670A4" w:rsidP="00A235E9">
      <w:pPr>
        <w:numPr>
          <w:ilvl w:val="0"/>
          <w:numId w:val="18"/>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O organizaci zkoušek a o oprávněnosti omluvy při neúčasti na zkoušce rozhoduje učitel v souladu s</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pokyny vedoucího katedry. Pokud se přihlášený student při neúčasti na zkoušce řádně předem neomluví nebo se včas neodhlásí, je hodnocen klasifikačním stupněm F. Opožděnou omluvu lze uznat pouze ze závažných důvodů, pokud se student omluví do 5 pracovních dnů od termínu zkoušky nebo od pominutí překážky bránící omluvě. O závažnosti omluvy rozhodne zkoušející</w:t>
      </w:r>
      <w:r w:rsidR="005B2C93" w:rsidRPr="00D47776">
        <w:rPr>
          <w:rFonts w:asciiTheme="minorHAnsi" w:hAnsiTheme="minorHAnsi" w:cstheme="minorHAnsi"/>
          <w:sz w:val="22"/>
          <w:szCs w:val="22"/>
        </w:rPr>
        <w:t>.</w:t>
      </w:r>
    </w:p>
    <w:p w14:paraId="4904F6BF" w14:textId="2F02E120" w:rsidR="005B2C93" w:rsidRPr="00D47776" w:rsidRDefault="00656A80" w:rsidP="00A235E9">
      <w:pPr>
        <w:numPr>
          <w:ilvl w:val="0"/>
          <w:numId w:val="18"/>
        </w:numPr>
        <w:spacing w:afterLines="40" w:after="96" w:line="259" w:lineRule="auto"/>
        <w:ind w:left="426" w:hanging="426"/>
        <w:rPr>
          <w:rFonts w:asciiTheme="minorHAnsi" w:hAnsiTheme="minorHAnsi" w:cstheme="minorHAnsi"/>
          <w:sz w:val="22"/>
          <w:szCs w:val="22"/>
        </w:rPr>
      </w:pPr>
      <w:r w:rsidRPr="00D47776">
        <w:rPr>
          <w:rFonts w:asciiTheme="minorHAnsi" w:hAnsiTheme="minorHAnsi" w:cstheme="minorHAnsi"/>
          <w:sz w:val="22"/>
          <w:szCs w:val="22"/>
        </w:rPr>
        <w:lastRenderedPageBreak/>
        <w:t>Pokud student nebo zkoušející o to požádá, konají se opravné zkoušky před tříčlennou komisí, kterou jmenuje děkan na základě návrhu vedoucího katedry. Pokud je přezkoušení formou ústní zkoušky, je</w:t>
      </w:r>
      <w:r w:rsidR="00335EA9">
        <w:rPr>
          <w:rFonts w:asciiTheme="minorHAnsi" w:hAnsiTheme="minorHAnsi" w:cstheme="minorHAnsi"/>
          <w:sz w:val="22"/>
          <w:szCs w:val="22"/>
        </w:rPr>
        <w:t> </w:t>
      </w:r>
      <w:r w:rsidRPr="00D47776">
        <w:rPr>
          <w:rFonts w:asciiTheme="minorHAnsi" w:hAnsiTheme="minorHAnsi" w:cstheme="minorHAnsi"/>
          <w:sz w:val="22"/>
          <w:szCs w:val="22"/>
        </w:rPr>
        <w:t>pořizován audiovizuální záznam, který bude uchován po dobu 60 dnů. V případě písemné zkoušky bude provedeno komisionální hodnocení. Je-li zkoušejícím vedoucí katedry, navrhuje a jmenuje komisi děkan.</w:t>
      </w:r>
    </w:p>
    <w:p w14:paraId="4904F6C0" w14:textId="29CE7299" w:rsidR="00022297" w:rsidRPr="00D47776" w:rsidRDefault="00656A80" w:rsidP="00A235E9">
      <w:pPr>
        <w:numPr>
          <w:ilvl w:val="0"/>
          <w:numId w:val="18"/>
        </w:numPr>
        <w:spacing w:afterLines="40" w:after="96" w:line="259" w:lineRule="auto"/>
        <w:ind w:left="426" w:hanging="426"/>
        <w:rPr>
          <w:rFonts w:asciiTheme="minorHAnsi" w:hAnsiTheme="minorHAnsi" w:cstheme="minorHAnsi"/>
          <w:sz w:val="22"/>
          <w:szCs w:val="22"/>
        </w:rPr>
      </w:pPr>
      <w:r w:rsidRPr="00D47776">
        <w:rPr>
          <w:rFonts w:asciiTheme="minorHAnsi" w:hAnsiTheme="minorHAnsi" w:cstheme="minorHAnsi"/>
          <w:sz w:val="22"/>
          <w:szCs w:val="22"/>
        </w:rPr>
        <w:t>Student má právo se seznámit s opravou písemné zkoušky, nejdéle však do 5 pracovních dnů od</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termínu zanesení klasifikace do IS ČVUT (KOS).</w:t>
      </w:r>
    </w:p>
    <w:p w14:paraId="2F1934DE" w14:textId="77777777" w:rsidR="00656A80" w:rsidRPr="00D47776" w:rsidRDefault="00656A80" w:rsidP="004D7E12">
      <w:pPr>
        <w:spacing w:afterLines="40" w:after="96" w:line="259" w:lineRule="auto"/>
        <w:ind w:left="426" w:firstLine="0"/>
        <w:rPr>
          <w:rFonts w:asciiTheme="minorHAnsi" w:hAnsiTheme="minorHAnsi" w:cstheme="minorHAnsi"/>
          <w:sz w:val="22"/>
          <w:szCs w:val="22"/>
        </w:rPr>
      </w:pPr>
    </w:p>
    <w:p w14:paraId="4904F6C1"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11</w:t>
      </w:r>
    </w:p>
    <w:p w14:paraId="4904F6C2"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Klasifikační stupnice</w:t>
      </w:r>
    </w:p>
    <w:p w14:paraId="4904F6C3" w14:textId="0BB37ECA" w:rsidR="005B2C93" w:rsidRPr="00D47776" w:rsidRDefault="005B2C93" w:rsidP="00A235E9">
      <w:pPr>
        <w:numPr>
          <w:ilvl w:val="0"/>
          <w:numId w:val="19"/>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Při hodnocení studia se užívá povinně klasifikační stupnice, </w:t>
      </w:r>
      <w:r w:rsidR="00BF1BE8" w:rsidRPr="00D47776">
        <w:rPr>
          <w:rFonts w:asciiTheme="minorHAnsi" w:hAnsiTheme="minorHAnsi" w:cstheme="minorHAnsi"/>
          <w:sz w:val="22"/>
          <w:szCs w:val="22"/>
        </w:rPr>
        <w:t>po</w:t>
      </w:r>
      <w:r w:rsidRPr="00D47776">
        <w:rPr>
          <w:rFonts w:asciiTheme="minorHAnsi" w:hAnsiTheme="minorHAnsi" w:cstheme="minorHAnsi"/>
          <w:sz w:val="22"/>
          <w:szCs w:val="22"/>
        </w:rPr>
        <w:t xml:space="preserve">dle </w:t>
      </w:r>
      <w:r w:rsidR="00BF1BE8" w:rsidRPr="00D47776">
        <w:rPr>
          <w:rFonts w:asciiTheme="minorHAnsi" w:hAnsiTheme="minorHAnsi" w:cstheme="minorHAnsi"/>
          <w:sz w:val="22"/>
          <w:szCs w:val="22"/>
        </w:rPr>
        <w:t>této</w:t>
      </w:r>
      <w:r w:rsidRPr="00D47776">
        <w:rPr>
          <w:rFonts w:asciiTheme="minorHAnsi" w:hAnsiTheme="minorHAnsi" w:cstheme="minorHAnsi"/>
          <w:sz w:val="22"/>
          <w:szCs w:val="22"/>
        </w:rPr>
        <w:t xml:space="preserve"> tabulky</w:t>
      </w:r>
      <w:r w:rsidR="00845930" w:rsidRPr="00D47776">
        <w:rPr>
          <w:rFonts w:asciiTheme="minorHAnsi" w:hAnsiTheme="minorHAnsi" w:cstheme="minorHAnsi"/>
          <w:sz w:val="22"/>
          <w:szCs w:val="22"/>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6"/>
        <w:gridCol w:w="1134"/>
        <w:gridCol w:w="1418"/>
        <w:gridCol w:w="1276"/>
        <w:gridCol w:w="1275"/>
        <w:gridCol w:w="1276"/>
        <w:gridCol w:w="1559"/>
      </w:tblGrid>
      <w:tr w:rsidR="00D47776" w:rsidRPr="00D47776" w14:paraId="4DA484A5" w14:textId="77777777" w:rsidTr="004D7E12">
        <w:trPr>
          <w:trHeight w:val="490"/>
        </w:trPr>
        <w:tc>
          <w:tcPr>
            <w:tcW w:w="1696" w:type="dxa"/>
            <w:vAlign w:val="center"/>
          </w:tcPr>
          <w:p w14:paraId="2D30128E" w14:textId="77777777" w:rsidR="00845930" w:rsidRPr="00D47776" w:rsidRDefault="00845930" w:rsidP="00866F43">
            <w:pPr>
              <w:spacing w:after="0"/>
              <w:ind w:left="454" w:hanging="454"/>
              <w:rPr>
                <w:rFonts w:ascii="Calibri" w:hAnsi="Calibri" w:cs="Calibri"/>
                <w:noProof/>
                <w:sz w:val="22"/>
                <w:szCs w:val="22"/>
                <w:lang w:val="en-US"/>
              </w:rPr>
            </w:pPr>
            <w:r w:rsidRPr="00D47776">
              <w:rPr>
                <w:rFonts w:ascii="Calibri" w:hAnsi="Calibri" w:cs="Calibri"/>
                <w:noProof/>
                <w:sz w:val="22"/>
                <w:szCs w:val="22"/>
                <w:lang w:val="en-US"/>
              </w:rPr>
              <w:t>Klasifikační</w:t>
            </w:r>
          </w:p>
          <w:p w14:paraId="28448EE1" w14:textId="77777777" w:rsidR="00845930" w:rsidRPr="00D47776" w:rsidRDefault="00845930" w:rsidP="00866F43">
            <w:pPr>
              <w:spacing w:after="0"/>
              <w:ind w:left="454" w:hanging="454"/>
              <w:rPr>
                <w:rFonts w:ascii="Calibri" w:hAnsi="Calibri" w:cs="Calibri"/>
                <w:noProof/>
                <w:sz w:val="22"/>
                <w:szCs w:val="22"/>
                <w:lang w:val="en-US"/>
              </w:rPr>
            </w:pPr>
            <w:r w:rsidRPr="00D47776">
              <w:rPr>
                <w:rFonts w:ascii="Calibri" w:hAnsi="Calibri" w:cs="Calibri"/>
                <w:noProof/>
                <w:sz w:val="22"/>
                <w:szCs w:val="22"/>
                <w:lang w:val="en-US"/>
              </w:rPr>
              <w:t xml:space="preserve"> stupeň </w:t>
            </w:r>
          </w:p>
        </w:tc>
        <w:tc>
          <w:tcPr>
            <w:tcW w:w="1134" w:type="dxa"/>
            <w:vAlign w:val="center"/>
          </w:tcPr>
          <w:p w14:paraId="692A178A" w14:textId="77777777" w:rsidR="00845930" w:rsidRPr="00D47776" w:rsidRDefault="00845930" w:rsidP="00866F43">
            <w:pPr>
              <w:spacing w:afterLines="40" w:after="96"/>
              <w:ind w:left="454" w:hanging="454"/>
              <w:jc w:val="center"/>
              <w:rPr>
                <w:rFonts w:ascii="Calibri" w:hAnsi="Calibri" w:cs="Calibri"/>
                <w:noProof/>
                <w:sz w:val="22"/>
                <w:szCs w:val="22"/>
                <w:lang w:val="en-US"/>
              </w:rPr>
            </w:pPr>
            <w:r w:rsidRPr="00D47776">
              <w:rPr>
                <w:rFonts w:ascii="Calibri" w:hAnsi="Calibri" w:cs="Calibri"/>
                <w:noProof/>
                <w:sz w:val="22"/>
                <w:szCs w:val="22"/>
                <w:lang w:val="en-US"/>
              </w:rPr>
              <w:t>A</w:t>
            </w:r>
          </w:p>
        </w:tc>
        <w:tc>
          <w:tcPr>
            <w:tcW w:w="1418" w:type="dxa"/>
            <w:vAlign w:val="center"/>
          </w:tcPr>
          <w:p w14:paraId="0ED6061E" w14:textId="77777777" w:rsidR="00845930" w:rsidRPr="00D47776" w:rsidRDefault="00845930" w:rsidP="00866F43">
            <w:pPr>
              <w:spacing w:afterLines="40" w:after="96"/>
              <w:ind w:left="454" w:hanging="454"/>
              <w:jc w:val="center"/>
              <w:rPr>
                <w:rFonts w:ascii="Calibri" w:hAnsi="Calibri" w:cs="Calibri"/>
                <w:noProof/>
                <w:sz w:val="22"/>
                <w:szCs w:val="22"/>
                <w:lang w:val="en-US"/>
              </w:rPr>
            </w:pPr>
            <w:r w:rsidRPr="00D47776">
              <w:rPr>
                <w:rFonts w:ascii="Calibri" w:hAnsi="Calibri" w:cs="Calibri"/>
                <w:noProof/>
                <w:sz w:val="22"/>
                <w:szCs w:val="22"/>
                <w:lang w:val="en-US"/>
              </w:rPr>
              <w:t>B</w:t>
            </w:r>
          </w:p>
        </w:tc>
        <w:tc>
          <w:tcPr>
            <w:tcW w:w="1276" w:type="dxa"/>
            <w:vAlign w:val="center"/>
          </w:tcPr>
          <w:p w14:paraId="43B55F7A" w14:textId="77777777" w:rsidR="00845930" w:rsidRPr="00D47776" w:rsidRDefault="00845930" w:rsidP="00866F43">
            <w:pPr>
              <w:spacing w:afterLines="40" w:after="96"/>
              <w:ind w:left="454" w:hanging="454"/>
              <w:jc w:val="center"/>
              <w:rPr>
                <w:rFonts w:ascii="Calibri" w:hAnsi="Calibri" w:cs="Calibri"/>
                <w:noProof/>
                <w:sz w:val="22"/>
                <w:szCs w:val="22"/>
                <w:lang w:val="en-US"/>
              </w:rPr>
            </w:pPr>
            <w:r w:rsidRPr="00D47776">
              <w:rPr>
                <w:rFonts w:ascii="Calibri" w:hAnsi="Calibri" w:cs="Calibri"/>
                <w:noProof/>
                <w:sz w:val="22"/>
                <w:szCs w:val="22"/>
                <w:lang w:val="en-US"/>
              </w:rPr>
              <w:t>C</w:t>
            </w:r>
          </w:p>
        </w:tc>
        <w:tc>
          <w:tcPr>
            <w:tcW w:w="1275" w:type="dxa"/>
            <w:vAlign w:val="center"/>
          </w:tcPr>
          <w:p w14:paraId="201C961A" w14:textId="77777777" w:rsidR="00845930" w:rsidRPr="00D47776" w:rsidRDefault="00845930" w:rsidP="00866F43">
            <w:pPr>
              <w:spacing w:afterLines="40" w:after="96"/>
              <w:ind w:left="454" w:hanging="454"/>
              <w:jc w:val="center"/>
              <w:rPr>
                <w:rFonts w:ascii="Calibri" w:hAnsi="Calibri" w:cs="Calibri"/>
                <w:noProof/>
                <w:sz w:val="22"/>
                <w:szCs w:val="22"/>
                <w:lang w:val="en-US"/>
              </w:rPr>
            </w:pPr>
            <w:r w:rsidRPr="00D47776">
              <w:rPr>
                <w:rFonts w:ascii="Calibri" w:hAnsi="Calibri" w:cs="Calibri"/>
                <w:noProof/>
                <w:sz w:val="22"/>
                <w:szCs w:val="22"/>
                <w:lang w:val="en-US"/>
              </w:rPr>
              <w:t>D</w:t>
            </w:r>
          </w:p>
        </w:tc>
        <w:tc>
          <w:tcPr>
            <w:tcW w:w="1276" w:type="dxa"/>
            <w:vAlign w:val="center"/>
          </w:tcPr>
          <w:p w14:paraId="03B72191" w14:textId="77777777" w:rsidR="00845930" w:rsidRPr="00D47776" w:rsidRDefault="00845930" w:rsidP="00866F43">
            <w:pPr>
              <w:spacing w:afterLines="40" w:after="96"/>
              <w:ind w:left="454" w:hanging="454"/>
              <w:jc w:val="center"/>
              <w:rPr>
                <w:rFonts w:ascii="Calibri" w:hAnsi="Calibri" w:cs="Calibri"/>
                <w:noProof/>
                <w:sz w:val="22"/>
                <w:szCs w:val="22"/>
                <w:lang w:val="en-US"/>
              </w:rPr>
            </w:pPr>
            <w:r w:rsidRPr="00D47776">
              <w:rPr>
                <w:rFonts w:ascii="Calibri" w:hAnsi="Calibri" w:cs="Calibri"/>
                <w:noProof/>
                <w:sz w:val="22"/>
                <w:szCs w:val="22"/>
                <w:lang w:val="en-US"/>
              </w:rPr>
              <w:t>E</w:t>
            </w:r>
          </w:p>
        </w:tc>
        <w:tc>
          <w:tcPr>
            <w:tcW w:w="1559" w:type="dxa"/>
            <w:vAlign w:val="center"/>
          </w:tcPr>
          <w:p w14:paraId="238F5B0B" w14:textId="77777777" w:rsidR="00845930" w:rsidRPr="00D47776" w:rsidRDefault="00845930" w:rsidP="00866F43">
            <w:pPr>
              <w:spacing w:afterLines="40" w:after="96"/>
              <w:ind w:left="454" w:hanging="454"/>
              <w:jc w:val="center"/>
              <w:rPr>
                <w:rFonts w:ascii="Calibri" w:hAnsi="Calibri" w:cs="Calibri"/>
                <w:noProof/>
                <w:sz w:val="22"/>
                <w:szCs w:val="22"/>
                <w:lang w:val="en-US"/>
              </w:rPr>
            </w:pPr>
            <w:r w:rsidRPr="00D47776">
              <w:rPr>
                <w:rFonts w:ascii="Calibri" w:hAnsi="Calibri" w:cs="Calibri"/>
                <w:noProof/>
                <w:sz w:val="22"/>
                <w:szCs w:val="22"/>
                <w:lang w:val="en-US"/>
              </w:rPr>
              <w:t>F</w:t>
            </w:r>
          </w:p>
        </w:tc>
      </w:tr>
      <w:tr w:rsidR="00D47776" w:rsidRPr="00D47776" w14:paraId="3F6564B5" w14:textId="77777777" w:rsidTr="004D7E12">
        <w:trPr>
          <w:trHeight w:val="750"/>
        </w:trPr>
        <w:tc>
          <w:tcPr>
            <w:tcW w:w="1696" w:type="dxa"/>
          </w:tcPr>
          <w:p w14:paraId="3B818B01" w14:textId="77777777" w:rsidR="00845930" w:rsidRPr="00D47776" w:rsidRDefault="00845930" w:rsidP="00866F43">
            <w:pPr>
              <w:spacing w:after="0"/>
              <w:rPr>
                <w:rFonts w:ascii="Calibri" w:hAnsi="Calibri" w:cs="Calibri"/>
                <w:noProof/>
                <w:sz w:val="22"/>
                <w:szCs w:val="22"/>
                <w:lang w:val="en-US"/>
              </w:rPr>
            </w:pPr>
            <w:r w:rsidRPr="00D47776">
              <w:rPr>
                <w:rFonts w:ascii="Calibri" w:hAnsi="Calibri" w:cs="Calibri"/>
                <w:noProof/>
                <w:sz w:val="22"/>
                <w:szCs w:val="22"/>
                <w:lang w:val="en-US"/>
              </w:rPr>
              <w:t>Procentuální hodnocení [%]</w:t>
            </w:r>
          </w:p>
        </w:tc>
        <w:tc>
          <w:tcPr>
            <w:tcW w:w="1134" w:type="dxa"/>
            <w:vAlign w:val="center"/>
          </w:tcPr>
          <w:p w14:paraId="73BE6FC4"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eastAsia="en-US"/>
              </w:rPr>
              <w:t>&lt;100–90&gt;</w:t>
            </w:r>
          </w:p>
        </w:tc>
        <w:tc>
          <w:tcPr>
            <w:tcW w:w="1418" w:type="dxa"/>
            <w:vAlign w:val="center"/>
          </w:tcPr>
          <w:p w14:paraId="6BD29A34"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eastAsia="en-US"/>
              </w:rPr>
              <w:t>(90–80&gt;</w:t>
            </w:r>
          </w:p>
        </w:tc>
        <w:tc>
          <w:tcPr>
            <w:tcW w:w="1276" w:type="dxa"/>
            <w:vAlign w:val="center"/>
          </w:tcPr>
          <w:p w14:paraId="09729B3B"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eastAsia="en-US"/>
              </w:rPr>
              <w:t>(80–70&gt;</w:t>
            </w:r>
          </w:p>
        </w:tc>
        <w:tc>
          <w:tcPr>
            <w:tcW w:w="1275" w:type="dxa"/>
            <w:vAlign w:val="center"/>
          </w:tcPr>
          <w:p w14:paraId="0CB9CDED"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eastAsia="en-US"/>
              </w:rPr>
              <w:t>(70–60&gt;</w:t>
            </w:r>
          </w:p>
        </w:tc>
        <w:tc>
          <w:tcPr>
            <w:tcW w:w="1276" w:type="dxa"/>
            <w:vAlign w:val="center"/>
          </w:tcPr>
          <w:p w14:paraId="4F1DA602"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eastAsia="en-US"/>
              </w:rPr>
              <w:t>(60–50&gt;</w:t>
            </w:r>
          </w:p>
        </w:tc>
        <w:tc>
          <w:tcPr>
            <w:tcW w:w="1559" w:type="dxa"/>
            <w:vAlign w:val="center"/>
          </w:tcPr>
          <w:p w14:paraId="3F767B4F"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eastAsia="en-US"/>
              </w:rPr>
              <w:t>(50–0&gt;</w:t>
            </w:r>
          </w:p>
        </w:tc>
      </w:tr>
      <w:tr w:rsidR="00D47776" w:rsidRPr="00D47776" w14:paraId="5371FA01" w14:textId="77777777" w:rsidTr="004D7E12">
        <w:trPr>
          <w:trHeight w:val="980"/>
        </w:trPr>
        <w:tc>
          <w:tcPr>
            <w:tcW w:w="1696" w:type="dxa"/>
          </w:tcPr>
          <w:p w14:paraId="2FD559E2" w14:textId="77777777" w:rsidR="00845930" w:rsidRPr="00D47776" w:rsidRDefault="00845930" w:rsidP="00866F43">
            <w:pPr>
              <w:spacing w:after="0"/>
              <w:rPr>
                <w:rFonts w:ascii="Calibri" w:hAnsi="Calibri" w:cs="Calibri"/>
                <w:noProof/>
                <w:sz w:val="22"/>
                <w:szCs w:val="22"/>
              </w:rPr>
            </w:pPr>
            <w:r w:rsidRPr="00D47776">
              <w:rPr>
                <w:rFonts w:ascii="Calibri" w:hAnsi="Calibri" w:cs="Calibri"/>
                <w:noProof/>
                <w:sz w:val="22"/>
                <w:szCs w:val="22"/>
              </w:rPr>
              <w:t>Číselná klasifikace; Z</w:t>
            </w:r>
            <w:r w:rsidRPr="00D47776">
              <w:rPr>
                <w:rFonts w:ascii="Calibri" w:hAnsi="Calibri" w:cs="Calibri"/>
                <w:noProof/>
                <w:sz w:val="22"/>
                <w:szCs w:val="22"/>
                <w:vertAlign w:val="subscript"/>
              </w:rPr>
              <w:t>p</w:t>
            </w:r>
            <w:r w:rsidRPr="00D47776">
              <w:rPr>
                <w:rFonts w:ascii="Calibri" w:hAnsi="Calibri" w:cs="Calibri"/>
                <w:noProof/>
                <w:sz w:val="22"/>
                <w:szCs w:val="22"/>
              </w:rPr>
              <w:t xml:space="preserve"> (viz. Čl. 12)</w:t>
            </w:r>
          </w:p>
        </w:tc>
        <w:tc>
          <w:tcPr>
            <w:tcW w:w="1134" w:type="dxa"/>
            <w:vAlign w:val="center"/>
          </w:tcPr>
          <w:p w14:paraId="26E5FCAF"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1,0</w:t>
            </w:r>
          </w:p>
        </w:tc>
        <w:tc>
          <w:tcPr>
            <w:tcW w:w="1418" w:type="dxa"/>
            <w:vAlign w:val="center"/>
          </w:tcPr>
          <w:p w14:paraId="601B8749"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1,5</w:t>
            </w:r>
          </w:p>
        </w:tc>
        <w:tc>
          <w:tcPr>
            <w:tcW w:w="1276" w:type="dxa"/>
            <w:vAlign w:val="center"/>
          </w:tcPr>
          <w:p w14:paraId="1B21E0D3"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2</w:t>
            </w:r>
          </w:p>
        </w:tc>
        <w:tc>
          <w:tcPr>
            <w:tcW w:w="1275" w:type="dxa"/>
            <w:vAlign w:val="center"/>
          </w:tcPr>
          <w:p w14:paraId="7DBAC84E"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2,5</w:t>
            </w:r>
          </w:p>
        </w:tc>
        <w:tc>
          <w:tcPr>
            <w:tcW w:w="1276" w:type="dxa"/>
            <w:vAlign w:val="center"/>
          </w:tcPr>
          <w:p w14:paraId="01A34762"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3</w:t>
            </w:r>
          </w:p>
        </w:tc>
        <w:tc>
          <w:tcPr>
            <w:tcW w:w="1559" w:type="dxa"/>
            <w:vAlign w:val="center"/>
          </w:tcPr>
          <w:p w14:paraId="6FF63591"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4</w:t>
            </w:r>
          </w:p>
        </w:tc>
      </w:tr>
      <w:tr w:rsidR="00D47776" w:rsidRPr="00D47776" w14:paraId="1A1B0409" w14:textId="77777777" w:rsidTr="004D7E12">
        <w:trPr>
          <w:trHeight w:val="556"/>
        </w:trPr>
        <w:tc>
          <w:tcPr>
            <w:tcW w:w="1696" w:type="dxa"/>
            <w:vAlign w:val="center"/>
          </w:tcPr>
          <w:p w14:paraId="5690E72E" w14:textId="77777777" w:rsidR="00845930" w:rsidRPr="00D47776" w:rsidRDefault="00845930" w:rsidP="00866F43">
            <w:pPr>
              <w:spacing w:after="0"/>
              <w:rPr>
                <w:rFonts w:ascii="Calibri" w:hAnsi="Calibri" w:cs="Calibri"/>
                <w:noProof/>
                <w:sz w:val="22"/>
                <w:szCs w:val="22"/>
              </w:rPr>
            </w:pPr>
            <w:r w:rsidRPr="00D47776">
              <w:rPr>
                <w:rFonts w:ascii="Calibri" w:hAnsi="Calibri" w:cs="Calibri"/>
                <w:noProof/>
                <w:sz w:val="22"/>
                <w:szCs w:val="22"/>
              </w:rPr>
              <w:t>Slovně česky</w:t>
            </w:r>
          </w:p>
        </w:tc>
        <w:tc>
          <w:tcPr>
            <w:tcW w:w="1134" w:type="dxa"/>
            <w:vAlign w:val="center"/>
          </w:tcPr>
          <w:p w14:paraId="1001C25B"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výborně</w:t>
            </w:r>
          </w:p>
        </w:tc>
        <w:tc>
          <w:tcPr>
            <w:tcW w:w="1418" w:type="dxa"/>
            <w:vAlign w:val="center"/>
          </w:tcPr>
          <w:p w14:paraId="2E89CD17"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velmi dobře</w:t>
            </w:r>
          </w:p>
        </w:tc>
        <w:tc>
          <w:tcPr>
            <w:tcW w:w="1276" w:type="dxa"/>
            <w:vAlign w:val="center"/>
          </w:tcPr>
          <w:p w14:paraId="778DAF63"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dobře</w:t>
            </w:r>
          </w:p>
        </w:tc>
        <w:tc>
          <w:tcPr>
            <w:tcW w:w="1275" w:type="dxa"/>
            <w:vAlign w:val="center"/>
          </w:tcPr>
          <w:p w14:paraId="118E6679"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uspokojivě</w:t>
            </w:r>
          </w:p>
        </w:tc>
        <w:tc>
          <w:tcPr>
            <w:tcW w:w="1276" w:type="dxa"/>
            <w:vAlign w:val="center"/>
          </w:tcPr>
          <w:p w14:paraId="1EFDED07" w14:textId="77777777" w:rsidR="00845930" w:rsidRPr="00D47776" w:rsidRDefault="00845930" w:rsidP="00866F43">
            <w:pPr>
              <w:spacing w:after="0"/>
              <w:rPr>
                <w:rFonts w:ascii="Calibri" w:hAnsi="Calibri" w:cs="Calibri"/>
                <w:noProof/>
                <w:sz w:val="22"/>
                <w:szCs w:val="22"/>
              </w:rPr>
            </w:pPr>
            <w:r w:rsidRPr="00D47776">
              <w:rPr>
                <w:rFonts w:ascii="Calibri" w:hAnsi="Calibri" w:cs="Calibri"/>
                <w:noProof/>
                <w:sz w:val="22"/>
                <w:szCs w:val="22"/>
              </w:rPr>
              <w:t>dostatečně</w:t>
            </w:r>
          </w:p>
        </w:tc>
        <w:tc>
          <w:tcPr>
            <w:tcW w:w="1559" w:type="dxa"/>
            <w:vAlign w:val="center"/>
          </w:tcPr>
          <w:p w14:paraId="0E7ADA72"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nedostatečně</w:t>
            </w:r>
          </w:p>
        </w:tc>
      </w:tr>
      <w:tr w:rsidR="001E4F80" w:rsidRPr="00D47776" w14:paraId="1ECA7018" w14:textId="77777777" w:rsidTr="004D7E12">
        <w:trPr>
          <w:trHeight w:val="613"/>
        </w:trPr>
        <w:tc>
          <w:tcPr>
            <w:tcW w:w="1696" w:type="dxa"/>
            <w:vAlign w:val="center"/>
          </w:tcPr>
          <w:p w14:paraId="19767EBA" w14:textId="77777777" w:rsidR="00845930" w:rsidRPr="00D47776" w:rsidRDefault="00845930" w:rsidP="00866F43">
            <w:pPr>
              <w:spacing w:after="0"/>
              <w:rPr>
                <w:rFonts w:ascii="Calibri" w:hAnsi="Calibri" w:cs="Calibri"/>
                <w:noProof/>
                <w:sz w:val="22"/>
                <w:szCs w:val="22"/>
              </w:rPr>
            </w:pPr>
            <w:r w:rsidRPr="00D47776">
              <w:rPr>
                <w:rFonts w:ascii="Calibri" w:hAnsi="Calibri" w:cs="Calibri"/>
                <w:noProof/>
                <w:sz w:val="22"/>
                <w:szCs w:val="22"/>
              </w:rPr>
              <w:t>Slovně anglicky</w:t>
            </w:r>
          </w:p>
        </w:tc>
        <w:tc>
          <w:tcPr>
            <w:tcW w:w="1134" w:type="dxa"/>
            <w:vAlign w:val="center"/>
          </w:tcPr>
          <w:p w14:paraId="71E8548C" w14:textId="77777777" w:rsidR="00845930" w:rsidRPr="00D47776" w:rsidRDefault="00845930" w:rsidP="00866F43">
            <w:pPr>
              <w:spacing w:after="0"/>
              <w:jc w:val="center"/>
              <w:rPr>
                <w:rFonts w:ascii="Calibri" w:hAnsi="Calibri" w:cs="Calibri"/>
                <w:noProof/>
                <w:sz w:val="22"/>
                <w:szCs w:val="22"/>
              </w:rPr>
            </w:pPr>
            <w:r w:rsidRPr="00D47776">
              <w:rPr>
                <w:rFonts w:ascii="Calibri" w:hAnsi="Calibri" w:cs="Calibri"/>
                <w:noProof/>
                <w:sz w:val="22"/>
                <w:szCs w:val="22"/>
              </w:rPr>
              <w:t>excellent</w:t>
            </w:r>
          </w:p>
        </w:tc>
        <w:tc>
          <w:tcPr>
            <w:tcW w:w="1418" w:type="dxa"/>
            <w:vAlign w:val="center"/>
          </w:tcPr>
          <w:p w14:paraId="79007ACA"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rPr>
              <w:t>v</w:t>
            </w:r>
            <w:r w:rsidRPr="00D47776">
              <w:rPr>
                <w:rFonts w:ascii="Calibri" w:hAnsi="Calibri" w:cs="Calibri"/>
                <w:noProof/>
                <w:sz w:val="22"/>
                <w:szCs w:val="22"/>
                <w:lang w:val="en-US"/>
              </w:rPr>
              <w:t>ery good</w:t>
            </w:r>
          </w:p>
        </w:tc>
        <w:tc>
          <w:tcPr>
            <w:tcW w:w="1276" w:type="dxa"/>
            <w:vAlign w:val="center"/>
          </w:tcPr>
          <w:p w14:paraId="22738202"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rPr>
              <w:t>good</w:t>
            </w:r>
          </w:p>
        </w:tc>
        <w:tc>
          <w:tcPr>
            <w:tcW w:w="1275" w:type="dxa"/>
            <w:vAlign w:val="center"/>
          </w:tcPr>
          <w:p w14:paraId="444F4C7C"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rPr>
              <w:t>satisfactory</w:t>
            </w:r>
          </w:p>
        </w:tc>
        <w:tc>
          <w:tcPr>
            <w:tcW w:w="1276" w:type="dxa"/>
            <w:vAlign w:val="center"/>
          </w:tcPr>
          <w:p w14:paraId="31360F02"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rPr>
              <w:t>sufficient</w:t>
            </w:r>
          </w:p>
        </w:tc>
        <w:tc>
          <w:tcPr>
            <w:tcW w:w="1559" w:type="dxa"/>
            <w:vAlign w:val="center"/>
          </w:tcPr>
          <w:p w14:paraId="01EA9107" w14:textId="77777777" w:rsidR="00845930" w:rsidRPr="00D47776" w:rsidRDefault="00845930" w:rsidP="00866F43">
            <w:pPr>
              <w:spacing w:after="0"/>
              <w:jc w:val="center"/>
              <w:rPr>
                <w:rFonts w:ascii="Calibri" w:hAnsi="Calibri" w:cs="Calibri"/>
                <w:noProof/>
                <w:sz w:val="22"/>
                <w:szCs w:val="22"/>
                <w:lang w:val="en-US"/>
              </w:rPr>
            </w:pPr>
            <w:r w:rsidRPr="00D47776">
              <w:rPr>
                <w:rFonts w:ascii="Calibri" w:hAnsi="Calibri" w:cs="Calibri"/>
                <w:noProof/>
                <w:sz w:val="22"/>
                <w:szCs w:val="22"/>
                <w:lang w:val="en-US"/>
              </w:rPr>
              <w:t>failed</w:t>
            </w:r>
          </w:p>
        </w:tc>
      </w:tr>
    </w:tbl>
    <w:p w14:paraId="4904F6C4" w14:textId="31846B77" w:rsidR="005B2C93" w:rsidRPr="00D47776" w:rsidRDefault="005B2C93" w:rsidP="005B2C93">
      <w:pPr>
        <w:spacing w:afterLines="40" w:after="96"/>
        <w:ind w:left="454" w:hanging="454"/>
        <w:rPr>
          <w:rFonts w:asciiTheme="minorHAnsi" w:hAnsiTheme="minorHAnsi" w:cstheme="minorHAnsi"/>
          <w:sz w:val="22"/>
          <w:szCs w:val="22"/>
        </w:rPr>
      </w:pPr>
    </w:p>
    <w:p w14:paraId="401B7532" w14:textId="77777777" w:rsidR="00845930" w:rsidRPr="00D47776" w:rsidRDefault="00845930" w:rsidP="005B2C93">
      <w:pPr>
        <w:spacing w:afterLines="40" w:after="96"/>
        <w:ind w:left="454" w:hanging="454"/>
        <w:rPr>
          <w:rFonts w:asciiTheme="minorHAnsi" w:hAnsiTheme="minorHAnsi" w:cstheme="minorHAnsi"/>
          <w:sz w:val="22"/>
          <w:szCs w:val="22"/>
        </w:rPr>
      </w:pPr>
    </w:p>
    <w:p w14:paraId="4904F6EF" w14:textId="0E42E353" w:rsidR="005B2C93" w:rsidRPr="00D47776" w:rsidRDefault="005B2C93" w:rsidP="00A235E9">
      <w:pPr>
        <w:numPr>
          <w:ilvl w:val="0"/>
          <w:numId w:val="19"/>
        </w:numPr>
        <w:ind w:left="454" w:hanging="454"/>
        <w:rPr>
          <w:rFonts w:asciiTheme="minorHAnsi" w:hAnsiTheme="minorHAnsi" w:cstheme="minorHAnsi"/>
          <w:sz w:val="22"/>
          <w:szCs w:val="22"/>
        </w:rPr>
      </w:pPr>
      <w:r w:rsidRPr="00D47776">
        <w:rPr>
          <w:rFonts w:asciiTheme="minorHAnsi" w:hAnsiTheme="minorHAnsi" w:cstheme="minorHAnsi"/>
          <w:sz w:val="22"/>
          <w:szCs w:val="22"/>
        </w:rPr>
        <w:t>Pro potřeby návaznosti na dřívější stupnici ČVUT platí převodní tabulka</w:t>
      </w:r>
      <w:r w:rsidR="00845930" w:rsidRPr="00D47776">
        <w:rPr>
          <w:rFonts w:asciiTheme="minorHAnsi" w:hAnsiTheme="minorHAnsi" w:cstheme="minorHAnsi"/>
          <w:sz w:val="22"/>
          <w:szCs w:val="22"/>
        </w:rPr>
        <w:t>:</w:t>
      </w:r>
    </w:p>
    <w:tbl>
      <w:tblPr>
        <w:tblpPr w:leftFromText="141" w:rightFromText="141" w:vertAnchor="text" w:horzAnchor="margin" w:tblpXSpec="center" w:tblpY="1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3"/>
        <w:gridCol w:w="2095"/>
        <w:gridCol w:w="1293"/>
        <w:gridCol w:w="1437"/>
        <w:gridCol w:w="1402"/>
        <w:gridCol w:w="2024"/>
      </w:tblGrid>
      <w:tr w:rsidR="00D47776" w:rsidRPr="00D47776" w14:paraId="4824BF0B" w14:textId="77777777" w:rsidTr="00866F43">
        <w:tc>
          <w:tcPr>
            <w:tcW w:w="1143" w:type="dxa"/>
            <w:vMerge w:val="restart"/>
            <w:vAlign w:val="center"/>
          </w:tcPr>
          <w:p w14:paraId="1799098F" w14:textId="77777777" w:rsidR="001E4F80" w:rsidRPr="00D47776" w:rsidRDefault="001E4F80" w:rsidP="00866F43">
            <w:pPr>
              <w:pStyle w:val="Normlnweb"/>
              <w:spacing w:before="0" w:beforeAutospacing="0" w:after="0" w:afterAutospacing="0"/>
              <w:rPr>
                <w:rFonts w:ascii="Calibri" w:hAnsi="Calibri" w:cs="Calibri"/>
                <w:noProof/>
                <w:sz w:val="22"/>
                <w:szCs w:val="22"/>
              </w:rPr>
            </w:pPr>
            <w:bookmarkStart w:id="12" w:name="_Hlk81556212"/>
            <w:r w:rsidRPr="00D47776">
              <w:rPr>
                <w:rFonts w:ascii="Calibri" w:hAnsi="Calibri" w:cs="Calibri"/>
                <w:noProof/>
                <w:sz w:val="22"/>
                <w:szCs w:val="22"/>
              </w:rPr>
              <w:t>Původní stupnice</w:t>
            </w:r>
          </w:p>
        </w:tc>
        <w:tc>
          <w:tcPr>
            <w:tcW w:w="2095" w:type="dxa"/>
            <w:vAlign w:val="center"/>
          </w:tcPr>
          <w:p w14:paraId="651074BC" w14:textId="77777777" w:rsidR="001E4F80" w:rsidRPr="00D47776" w:rsidRDefault="001E4F80" w:rsidP="00866F43">
            <w:pPr>
              <w:pStyle w:val="Normlnweb"/>
              <w:spacing w:before="0" w:beforeAutospacing="0" w:after="0" w:afterAutospacing="0"/>
              <w:rPr>
                <w:rFonts w:ascii="Calibri" w:hAnsi="Calibri" w:cs="Calibri"/>
                <w:noProof/>
                <w:sz w:val="22"/>
                <w:szCs w:val="22"/>
              </w:rPr>
            </w:pPr>
            <w:r w:rsidRPr="00D47776">
              <w:rPr>
                <w:rFonts w:ascii="Calibri" w:hAnsi="Calibri" w:cs="Calibri"/>
                <w:noProof/>
                <w:sz w:val="22"/>
                <w:szCs w:val="22"/>
              </w:rPr>
              <w:t xml:space="preserve">Číselná klasifikace </w:t>
            </w:r>
          </w:p>
        </w:tc>
        <w:tc>
          <w:tcPr>
            <w:tcW w:w="1293" w:type="dxa"/>
            <w:vAlign w:val="center"/>
          </w:tcPr>
          <w:p w14:paraId="435B3C92"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1</w:t>
            </w:r>
          </w:p>
        </w:tc>
        <w:tc>
          <w:tcPr>
            <w:tcW w:w="1437" w:type="dxa"/>
            <w:vAlign w:val="center"/>
          </w:tcPr>
          <w:p w14:paraId="1E2F7293"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2</w:t>
            </w:r>
          </w:p>
        </w:tc>
        <w:tc>
          <w:tcPr>
            <w:tcW w:w="1402" w:type="dxa"/>
            <w:vAlign w:val="center"/>
          </w:tcPr>
          <w:p w14:paraId="1D4B3A76"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3</w:t>
            </w:r>
          </w:p>
        </w:tc>
        <w:tc>
          <w:tcPr>
            <w:tcW w:w="2024" w:type="dxa"/>
            <w:vAlign w:val="center"/>
          </w:tcPr>
          <w:p w14:paraId="6A0E7829"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4</w:t>
            </w:r>
          </w:p>
        </w:tc>
      </w:tr>
      <w:tr w:rsidR="00D47776" w:rsidRPr="00D47776" w14:paraId="48660E76" w14:textId="77777777" w:rsidTr="00866F43">
        <w:tc>
          <w:tcPr>
            <w:tcW w:w="1143" w:type="dxa"/>
            <w:vMerge/>
          </w:tcPr>
          <w:p w14:paraId="44C1F664" w14:textId="77777777" w:rsidR="001E4F80" w:rsidRPr="00D47776" w:rsidRDefault="001E4F80" w:rsidP="00866F43">
            <w:pPr>
              <w:pStyle w:val="Normlnweb"/>
              <w:spacing w:before="0" w:beforeAutospacing="0" w:afterLines="40" w:after="96" w:afterAutospacing="0"/>
              <w:ind w:left="454" w:hanging="454"/>
              <w:rPr>
                <w:rFonts w:ascii="Calibri" w:hAnsi="Calibri" w:cs="Calibri"/>
                <w:noProof/>
                <w:sz w:val="22"/>
                <w:szCs w:val="22"/>
              </w:rPr>
            </w:pPr>
          </w:p>
        </w:tc>
        <w:tc>
          <w:tcPr>
            <w:tcW w:w="2095" w:type="dxa"/>
            <w:vAlign w:val="center"/>
          </w:tcPr>
          <w:p w14:paraId="60163BA9" w14:textId="77777777" w:rsidR="001E4F80" w:rsidRPr="00D47776" w:rsidRDefault="001E4F80" w:rsidP="00866F43">
            <w:pPr>
              <w:pStyle w:val="Normlnweb"/>
              <w:spacing w:before="0" w:beforeAutospacing="0" w:afterLines="40" w:after="96" w:afterAutospacing="0"/>
              <w:ind w:left="454" w:hanging="454"/>
              <w:rPr>
                <w:rFonts w:ascii="Calibri" w:hAnsi="Calibri" w:cs="Calibri"/>
                <w:noProof/>
                <w:sz w:val="22"/>
                <w:szCs w:val="22"/>
              </w:rPr>
            </w:pPr>
            <w:r w:rsidRPr="00D47776">
              <w:rPr>
                <w:rFonts w:ascii="Calibri" w:hAnsi="Calibri" w:cs="Calibri"/>
                <w:noProof/>
                <w:sz w:val="22"/>
                <w:szCs w:val="22"/>
              </w:rPr>
              <w:t xml:space="preserve">Slovně </w:t>
            </w:r>
          </w:p>
        </w:tc>
        <w:tc>
          <w:tcPr>
            <w:tcW w:w="1293" w:type="dxa"/>
            <w:vAlign w:val="center"/>
          </w:tcPr>
          <w:p w14:paraId="4FFB9A5C"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výborně</w:t>
            </w:r>
          </w:p>
        </w:tc>
        <w:tc>
          <w:tcPr>
            <w:tcW w:w="1437" w:type="dxa"/>
            <w:vAlign w:val="center"/>
          </w:tcPr>
          <w:p w14:paraId="025D9EB5"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velmi dobře</w:t>
            </w:r>
          </w:p>
        </w:tc>
        <w:tc>
          <w:tcPr>
            <w:tcW w:w="1402" w:type="dxa"/>
            <w:vAlign w:val="center"/>
          </w:tcPr>
          <w:p w14:paraId="5C9E2CB7"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dobře</w:t>
            </w:r>
            <w:r w:rsidRPr="00D47776" w:rsidDel="00572799">
              <w:rPr>
                <w:rFonts w:ascii="Calibri" w:hAnsi="Calibri" w:cs="Calibri"/>
                <w:noProof/>
                <w:sz w:val="22"/>
                <w:szCs w:val="22"/>
              </w:rPr>
              <w:t xml:space="preserve"> </w:t>
            </w:r>
          </w:p>
        </w:tc>
        <w:tc>
          <w:tcPr>
            <w:tcW w:w="2024" w:type="dxa"/>
            <w:vAlign w:val="center"/>
          </w:tcPr>
          <w:p w14:paraId="3B2653B5"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nevyhověl</w:t>
            </w:r>
          </w:p>
        </w:tc>
      </w:tr>
      <w:tr w:rsidR="00D47776" w:rsidRPr="00D47776" w14:paraId="7D8E4A7B" w14:textId="77777777" w:rsidTr="00866F43">
        <w:trPr>
          <w:trHeight w:val="665"/>
        </w:trPr>
        <w:tc>
          <w:tcPr>
            <w:tcW w:w="1143" w:type="dxa"/>
            <w:vMerge/>
          </w:tcPr>
          <w:p w14:paraId="0E459831" w14:textId="77777777" w:rsidR="001E4F80" w:rsidRPr="00D47776" w:rsidRDefault="001E4F80" w:rsidP="00866F43">
            <w:pPr>
              <w:pStyle w:val="Normlnweb"/>
              <w:spacing w:before="0" w:beforeAutospacing="0" w:afterLines="40" w:after="96" w:afterAutospacing="0"/>
              <w:ind w:left="454" w:hanging="454"/>
              <w:rPr>
                <w:rFonts w:ascii="Calibri" w:hAnsi="Calibri" w:cs="Calibri"/>
                <w:noProof/>
                <w:sz w:val="22"/>
                <w:szCs w:val="22"/>
              </w:rPr>
            </w:pPr>
          </w:p>
        </w:tc>
        <w:tc>
          <w:tcPr>
            <w:tcW w:w="2095" w:type="dxa"/>
            <w:vAlign w:val="center"/>
          </w:tcPr>
          <w:p w14:paraId="1EEC42AE" w14:textId="77777777" w:rsidR="001E4F80" w:rsidRPr="00D47776" w:rsidRDefault="001E4F80" w:rsidP="00866F43">
            <w:pPr>
              <w:pStyle w:val="Normlnweb"/>
              <w:spacing w:before="0" w:beforeAutospacing="0" w:afterLines="40" w:after="96" w:afterAutospacing="0"/>
              <w:ind w:left="454" w:hanging="454"/>
              <w:rPr>
                <w:rFonts w:ascii="Calibri" w:hAnsi="Calibri" w:cs="Calibri"/>
                <w:noProof/>
                <w:sz w:val="22"/>
                <w:szCs w:val="22"/>
              </w:rPr>
            </w:pPr>
            <w:r w:rsidRPr="00D47776">
              <w:rPr>
                <w:rFonts w:ascii="Calibri" w:hAnsi="Calibri" w:cs="Calibri"/>
                <w:noProof/>
                <w:sz w:val="22"/>
                <w:szCs w:val="22"/>
              </w:rPr>
              <w:t>Bodové hodnocení</w:t>
            </w:r>
          </w:p>
        </w:tc>
        <w:tc>
          <w:tcPr>
            <w:tcW w:w="1293" w:type="dxa"/>
            <w:vAlign w:val="center"/>
          </w:tcPr>
          <w:p w14:paraId="68C6CD7F"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lang w:eastAsia="en-US"/>
              </w:rPr>
              <w:t>&lt;100</w:t>
            </w:r>
            <w:r w:rsidRPr="00D47776">
              <w:rPr>
                <w:rFonts w:ascii="Calibri" w:hAnsi="Calibri" w:cs="Calibri"/>
                <w:noProof/>
                <w:sz w:val="22"/>
                <w:szCs w:val="22"/>
                <w:lang w:val="en-US" w:eastAsia="en-US"/>
              </w:rPr>
              <w:t>–</w:t>
            </w:r>
            <w:r w:rsidRPr="00D47776">
              <w:rPr>
                <w:rFonts w:ascii="Calibri" w:hAnsi="Calibri" w:cs="Calibri"/>
                <w:noProof/>
                <w:sz w:val="22"/>
                <w:szCs w:val="22"/>
                <w:lang w:eastAsia="en-US"/>
              </w:rPr>
              <w:t xml:space="preserve">85&gt; </w:t>
            </w:r>
          </w:p>
        </w:tc>
        <w:tc>
          <w:tcPr>
            <w:tcW w:w="1437" w:type="dxa"/>
            <w:vAlign w:val="center"/>
          </w:tcPr>
          <w:p w14:paraId="2DC67B7F"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lang w:eastAsia="en-US"/>
              </w:rPr>
              <w:t>(85</w:t>
            </w:r>
            <w:r w:rsidRPr="00D47776">
              <w:rPr>
                <w:rFonts w:ascii="Calibri" w:hAnsi="Calibri" w:cs="Calibri"/>
                <w:noProof/>
                <w:sz w:val="22"/>
                <w:szCs w:val="22"/>
                <w:lang w:val="en-US" w:eastAsia="en-US"/>
              </w:rPr>
              <w:t>–</w:t>
            </w:r>
            <w:r w:rsidRPr="00D47776">
              <w:rPr>
                <w:rFonts w:ascii="Calibri" w:hAnsi="Calibri" w:cs="Calibri"/>
                <w:noProof/>
                <w:sz w:val="22"/>
                <w:szCs w:val="22"/>
                <w:lang w:eastAsia="en-US"/>
              </w:rPr>
              <w:t xml:space="preserve">70&gt; </w:t>
            </w:r>
          </w:p>
        </w:tc>
        <w:tc>
          <w:tcPr>
            <w:tcW w:w="1402" w:type="dxa"/>
            <w:vAlign w:val="center"/>
          </w:tcPr>
          <w:p w14:paraId="327C825E"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lang w:eastAsia="en-US"/>
              </w:rPr>
              <w:t>(70</w:t>
            </w:r>
            <w:r w:rsidRPr="00D47776">
              <w:rPr>
                <w:rFonts w:ascii="Calibri" w:hAnsi="Calibri" w:cs="Calibri"/>
                <w:noProof/>
                <w:sz w:val="22"/>
                <w:szCs w:val="22"/>
                <w:lang w:val="en-US" w:eastAsia="en-US"/>
              </w:rPr>
              <w:t>–</w:t>
            </w:r>
            <w:r w:rsidRPr="00D47776">
              <w:rPr>
                <w:rFonts w:ascii="Calibri" w:hAnsi="Calibri" w:cs="Calibri"/>
                <w:noProof/>
                <w:sz w:val="22"/>
                <w:szCs w:val="22"/>
                <w:lang w:eastAsia="en-US"/>
              </w:rPr>
              <w:t>50&gt;</w:t>
            </w:r>
          </w:p>
        </w:tc>
        <w:tc>
          <w:tcPr>
            <w:tcW w:w="2024" w:type="dxa"/>
            <w:vAlign w:val="center"/>
          </w:tcPr>
          <w:p w14:paraId="6DA211B5"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lang w:eastAsia="en-US"/>
              </w:rPr>
              <w:t>(50</w:t>
            </w:r>
            <w:r w:rsidRPr="00D47776">
              <w:rPr>
                <w:rFonts w:ascii="Calibri" w:hAnsi="Calibri" w:cs="Calibri"/>
                <w:noProof/>
                <w:sz w:val="22"/>
                <w:szCs w:val="22"/>
                <w:lang w:val="en-US" w:eastAsia="en-US"/>
              </w:rPr>
              <w:t>–</w:t>
            </w:r>
            <w:r w:rsidRPr="00D47776">
              <w:rPr>
                <w:rFonts w:ascii="Calibri" w:hAnsi="Calibri" w:cs="Calibri"/>
                <w:noProof/>
                <w:sz w:val="22"/>
                <w:szCs w:val="22"/>
                <w:lang w:eastAsia="en-US"/>
              </w:rPr>
              <w:t xml:space="preserve">0&gt; </w:t>
            </w:r>
          </w:p>
        </w:tc>
      </w:tr>
      <w:tr w:rsidR="00D47776" w:rsidRPr="00D47776" w14:paraId="5FFF31A9" w14:textId="77777777" w:rsidTr="00866F43">
        <w:tc>
          <w:tcPr>
            <w:tcW w:w="1143" w:type="dxa"/>
            <w:vMerge w:val="restart"/>
            <w:vAlign w:val="center"/>
          </w:tcPr>
          <w:p w14:paraId="56CC4918" w14:textId="77777777" w:rsidR="001E4F80" w:rsidRPr="00D47776" w:rsidRDefault="001E4F80" w:rsidP="00866F43">
            <w:pPr>
              <w:pStyle w:val="Normlnweb"/>
              <w:spacing w:before="0" w:beforeAutospacing="0" w:after="0" w:afterAutospacing="0"/>
              <w:rPr>
                <w:rFonts w:ascii="Calibri" w:hAnsi="Calibri" w:cs="Calibri"/>
                <w:noProof/>
                <w:sz w:val="22"/>
                <w:szCs w:val="22"/>
              </w:rPr>
            </w:pPr>
            <w:r w:rsidRPr="00D47776">
              <w:rPr>
                <w:rFonts w:ascii="Calibri" w:hAnsi="Calibri" w:cs="Calibri"/>
                <w:noProof/>
                <w:sz w:val="22"/>
                <w:szCs w:val="22"/>
              </w:rPr>
              <w:t>Stupnice</w:t>
            </w:r>
          </w:p>
        </w:tc>
        <w:tc>
          <w:tcPr>
            <w:tcW w:w="2095" w:type="dxa"/>
            <w:vAlign w:val="center"/>
          </w:tcPr>
          <w:p w14:paraId="761CF3A9" w14:textId="77777777" w:rsidR="001E4F80" w:rsidRPr="00D47776" w:rsidRDefault="001E4F80" w:rsidP="00866F43">
            <w:pPr>
              <w:pStyle w:val="Normlnweb"/>
              <w:spacing w:before="0" w:beforeAutospacing="0" w:after="0" w:afterAutospacing="0"/>
              <w:rPr>
                <w:rFonts w:ascii="Calibri" w:hAnsi="Calibri" w:cs="Calibri"/>
                <w:noProof/>
                <w:sz w:val="22"/>
                <w:szCs w:val="22"/>
              </w:rPr>
            </w:pPr>
            <w:r w:rsidRPr="00D47776">
              <w:rPr>
                <w:rFonts w:ascii="Calibri" w:hAnsi="Calibri" w:cs="Calibri"/>
                <w:noProof/>
                <w:sz w:val="22"/>
                <w:szCs w:val="22"/>
              </w:rPr>
              <w:t xml:space="preserve">Číselná klasifikace </w:t>
            </w:r>
          </w:p>
        </w:tc>
        <w:tc>
          <w:tcPr>
            <w:tcW w:w="1293" w:type="dxa"/>
            <w:vAlign w:val="center"/>
          </w:tcPr>
          <w:p w14:paraId="4FBC8158"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1</w:t>
            </w:r>
          </w:p>
        </w:tc>
        <w:tc>
          <w:tcPr>
            <w:tcW w:w="1437" w:type="dxa"/>
            <w:vAlign w:val="center"/>
          </w:tcPr>
          <w:p w14:paraId="0DBAFCFD"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2</w:t>
            </w:r>
          </w:p>
        </w:tc>
        <w:tc>
          <w:tcPr>
            <w:tcW w:w="1402" w:type="dxa"/>
            <w:vAlign w:val="center"/>
          </w:tcPr>
          <w:p w14:paraId="59883E97"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3</w:t>
            </w:r>
          </w:p>
        </w:tc>
        <w:tc>
          <w:tcPr>
            <w:tcW w:w="2024" w:type="dxa"/>
            <w:vAlign w:val="center"/>
          </w:tcPr>
          <w:p w14:paraId="5AD60809" w14:textId="77777777" w:rsidR="001E4F80" w:rsidRPr="00D47776" w:rsidRDefault="001E4F80" w:rsidP="00866F43">
            <w:pPr>
              <w:pStyle w:val="Normlnweb"/>
              <w:spacing w:before="0" w:beforeAutospacing="0" w:after="0" w:afterAutospacing="0"/>
              <w:jc w:val="center"/>
              <w:rPr>
                <w:rFonts w:ascii="Calibri" w:hAnsi="Calibri" w:cs="Calibri"/>
                <w:noProof/>
                <w:sz w:val="22"/>
                <w:szCs w:val="22"/>
              </w:rPr>
            </w:pPr>
            <w:r w:rsidRPr="00D47776">
              <w:rPr>
                <w:rFonts w:ascii="Calibri" w:hAnsi="Calibri" w:cs="Calibri"/>
                <w:noProof/>
                <w:sz w:val="22"/>
                <w:szCs w:val="22"/>
              </w:rPr>
              <w:t>4</w:t>
            </w:r>
          </w:p>
        </w:tc>
      </w:tr>
      <w:tr w:rsidR="00D47776" w:rsidRPr="00D47776" w14:paraId="41F5BB25" w14:textId="77777777" w:rsidTr="00866F43">
        <w:tc>
          <w:tcPr>
            <w:tcW w:w="1143" w:type="dxa"/>
            <w:vMerge/>
          </w:tcPr>
          <w:p w14:paraId="5C210BEA" w14:textId="77777777" w:rsidR="001E4F80" w:rsidRPr="00D47776" w:rsidRDefault="001E4F80" w:rsidP="00866F43">
            <w:pPr>
              <w:pStyle w:val="Normlnweb"/>
              <w:spacing w:before="0" w:beforeAutospacing="0" w:afterLines="40" w:after="96" w:afterAutospacing="0"/>
              <w:ind w:left="454" w:hanging="454"/>
              <w:rPr>
                <w:rFonts w:ascii="Calibri" w:hAnsi="Calibri" w:cs="Calibri"/>
                <w:noProof/>
                <w:sz w:val="22"/>
                <w:szCs w:val="22"/>
              </w:rPr>
            </w:pPr>
          </w:p>
        </w:tc>
        <w:tc>
          <w:tcPr>
            <w:tcW w:w="2095" w:type="dxa"/>
            <w:vAlign w:val="center"/>
          </w:tcPr>
          <w:p w14:paraId="7AD302F2" w14:textId="77777777" w:rsidR="001E4F80" w:rsidRPr="00D47776" w:rsidRDefault="001E4F80" w:rsidP="00866F43">
            <w:pPr>
              <w:pStyle w:val="Normlnweb"/>
              <w:spacing w:before="0" w:beforeAutospacing="0" w:afterLines="40" w:after="96" w:afterAutospacing="0"/>
              <w:ind w:left="454" w:hanging="454"/>
              <w:rPr>
                <w:rFonts w:ascii="Calibri" w:hAnsi="Calibri" w:cs="Calibri"/>
                <w:noProof/>
                <w:sz w:val="22"/>
                <w:szCs w:val="22"/>
              </w:rPr>
            </w:pPr>
            <w:r w:rsidRPr="00D47776">
              <w:rPr>
                <w:rFonts w:ascii="Calibri" w:hAnsi="Calibri" w:cs="Calibri"/>
                <w:noProof/>
                <w:sz w:val="22"/>
                <w:szCs w:val="22"/>
              </w:rPr>
              <w:t xml:space="preserve">Klasifikační stupeň </w:t>
            </w:r>
          </w:p>
        </w:tc>
        <w:tc>
          <w:tcPr>
            <w:tcW w:w="1293" w:type="dxa"/>
            <w:vAlign w:val="center"/>
          </w:tcPr>
          <w:p w14:paraId="0C24F02F"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A</w:t>
            </w:r>
          </w:p>
        </w:tc>
        <w:tc>
          <w:tcPr>
            <w:tcW w:w="1437" w:type="dxa"/>
            <w:vAlign w:val="center"/>
          </w:tcPr>
          <w:p w14:paraId="001EEEB4"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C</w:t>
            </w:r>
          </w:p>
        </w:tc>
        <w:tc>
          <w:tcPr>
            <w:tcW w:w="1402" w:type="dxa"/>
            <w:vAlign w:val="center"/>
          </w:tcPr>
          <w:p w14:paraId="3DB828A3"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E</w:t>
            </w:r>
          </w:p>
        </w:tc>
        <w:tc>
          <w:tcPr>
            <w:tcW w:w="2024" w:type="dxa"/>
            <w:vAlign w:val="center"/>
          </w:tcPr>
          <w:p w14:paraId="5CFBC65D" w14:textId="77777777" w:rsidR="001E4F80" w:rsidRPr="00D47776" w:rsidRDefault="001E4F80" w:rsidP="00866F43">
            <w:pPr>
              <w:pStyle w:val="Normlnweb"/>
              <w:spacing w:before="0" w:beforeAutospacing="0" w:afterLines="40" w:after="96" w:afterAutospacing="0"/>
              <w:ind w:left="454" w:hanging="454"/>
              <w:jc w:val="center"/>
              <w:rPr>
                <w:rFonts w:ascii="Calibri" w:hAnsi="Calibri" w:cs="Calibri"/>
                <w:noProof/>
                <w:sz w:val="22"/>
                <w:szCs w:val="22"/>
              </w:rPr>
            </w:pPr>
            <w:r w:rsidRPr="00D47776">
              <w:rPr>
                <w:rFonts w:ascii="Calibri" w:hAnsi="Calibri" w:cs="Calibri"/>
                <w:noProof/>
                <w:sz w:val="22"/>
                <w:szCs w:val="22"/>
              </w:rPr>
              <w:t>F</w:t>
            </w:r>
          </w:p>
        </w:tc>
      </w:tr>
      <w:bookmarkEnd w:id="12"/>
    </w:tbl>
    <w:p w14:paraId="4904F714" w14:textId="77777777" w:rsidR="0017118B" w:rsidRPr="00D47776" w:rsidRDefault="0017118B">
      <w:pPr>
        <w:spacing w:after="160" w:line="259" w:lineRule="auto"/>
        <w:ind w:left="0" w:firstLine="0"/>
        <w:jc w:val="left"/>
        <w:rPr>
          <w:rFonts w:asciiTheme="minorHAnsi" w:hAnsiTheme="minorHAnsi" w:cstheme="minorHAnsi"/>
          <w:b/>
          <w:sz w:val="22"/>
          <w:szCs w:val="22"/>
        </w:rPr>
      </w:pPr>
    </w:p>
    <w:p w14:paraId="4904F715"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12</w:t>
      </w:r>
    </w:p>
    <w:p w14:paraId="4904F716"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Vážený studijní průměr</w:t>
      </w:r>
    </w:p>
    <w:p w14:paraId="4904F717" w14:textId="77777777" w:rsidR="005B2C93" w:rsidRPr="00D47776" w:rsidRDefault="005B2C93" w:rsidP="00A235E9">
      <w:pPr>
        <w:pStyle w:val="Default"/>
        <w:numPr>
          <w:ilvl w:val="0"/>
          <w:numId w:val="30"/>
        </w:numPr>
        <w:spacing w:afterLines="40" w:after="96"/>
        <w:ind w:left="454" w:hanging="454"/>
        <w:jc w:val="both"/>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Průměrná klasifikace studenta ve studiu v daném úseku studia (semestr, akademický rok nebo jiný definovaný blok studia) je vyjádřena váženým studijním průměrem </w:t>
      </w:r>
      <w:r w:rsidRPr="00D47776">
        <w:rPr>
          <w:rFonts w:asciiTheme="minorHAnsi" w:hAnsiTheme="minorHAnsi" w:cstheme="minorHAnsi"/>
          <w:i/>
          <w:color w:val="auto"/>
          <w:sz w:val="22"/>
          <w:szCs w:val="22"/>
        </w:rPr>
        <w:t>VP</w:t>
      </w:r>
      <w:r w:rsidRPr="00D47776">
        <w:rPr>
          <w:rFonts w:asciiTheme="minorHAnsi" w:hAnsiTheme="minorHAnsi" w:cstheme="minorHAnsi"/>
          <w:color w:val="auto"/>
          <w:sz w:val="22"/>
          <w:szCs w:val="22"/>
        </w:rPr>
        <w:t xml:space="preserve"> definovaným vztahem</w:t>
      </w:r>
    </w:p>
    <w:p w14:paraId="4904F718" w14:textId="77777777" w:rsidR="005B2C93" w:rsidRPr="00D47776" w:rsidRDefault="005B2C93" w:rsidP="005B2C93">
      <w:pPr>
        <w:pStyle w:val="Default"/>
        <w:spacing w:afterLines="40" w:after="96"/>
        <w:ind w:left="454" w:hanging="454"/>
        <w:jc w:val="both"/>
        <w:rPr>
          <w:rFonts w:asciiTheme="minorHAnsi" w:hAnsiTheme="minorHAnsi" w:cstheme="minorHAnsi"/>
          <w:color w:val="auto"/>
          <w:sz w:val="22"/>
          <w:szCs w:val="22"/>
        </w:rPr>
      </w:pPr>
    </w:p>
    <w:p w14:paraId="4904F719" w14:textId="77777777" w:rsidR="005B2C93" w:rsidRPr="00D47776" w:rsidRDefault="005B2C93" w:rsidP="005B2C93">
      <w:pPr>
        <w:spacing w:afterLines="40" w:after="96"/>
        <w:ind w:left="454" w:hanging="454"/>
        <w:jc w:val="center"/>
        <w:rPr>
          <w:rFonts w:asciiTheme="minorHAnsi" w:hAnsiTheme="minorHAnsi" w:cstheme="minorHAnsi"/>
          <w:sz w:val="22"/>
          <w:szCs w:val="22"/>
        </w:rPr>
      </w:pPr>
      <m:oMathPara>
        <m:oMath>
          <m:r>
            <w:rPr>
              <w:rFonts w:ascii="Cambria Math" w:hAnsi="Cambria Math" w:cstheme="minorHAnsi"/>
              <w:sz w:val="22"/>
              <w:szCs w:val="22"/>
            </w:rPr>
            <m:t xml:space="preserve">VP=  </m:t>
          </m:r>
          <m:f>
            <m:fPr>
              <m:ctrlPr>
                <w:rPr>
                  <w:rFonts w:ascii="Cambria Math" w:hAnsi="Cambria Math" w:cstheme="minorHAnsi"/>
                  <w:i/>
                  <w:sz w:val="22"/>
                  <w:szCs w:val="22"/>
                </w:rPr>
              </m:ctrlPr>
            </m:fPr>
            <m:num>
              <m:nary>
                <m:naryPr>
                  <m:chr m:val="∑"/>
                  <m:limLoc m:val="undOvr"/>
                  <m:supHide m:val="1"/>
                  <m:ctrlPr>
                    <w:rPr>
                      <w:rFonts w:ascii="Cambria Math" w:hAnsi="Cambria Math" w:cstheme="minorHAnsi"/>
                      <w:i/>
                      <w:sz w:val="22"/>
                      <w:szCs w:val="22"/>
                    </w:rPr>
                  </m:ctrlPr>
                </m:naryPr>
                <m:sub>
                  <m:r>
                    <w:rPr>
                      <w:rFonts w:ascii="Cambria Math" w:hAnsi="Cambria Math" w:cstheme="minorHAnsi"/>
                      <w:sz w:val="22"/>
                      <w:szCs w:val="22"/>
                    </w:rPr>
                    <m:t>p</m:t>
                  </m:r>
                </m:sub>
                <m:sup/>
                <m:e>
                  <m:r>
                    <w:rPr>
                      <w:rFonts w:ascii="Cambria Math" w:hAnsi="Cambria Math" w:cstheme="minorHAnsi"/>
                      <w:sz w:val="22"/>
                      <w:szCs w:val="22"/>
                    </w:rPr>
                    <m:t xml:space="preserve"> K</m:t>
                  </m:r>
                  <m:r>
                    <w:rPr>
                      <w:rFonts w:ascii="Cambria Math" w:hAnsi="Cambria Math" w:cstheme="minorHAnsi"/>
                      <w:position w:val="-6"/>
                      <w:sz w:val="22"/>
                      <w:szCs w:val="22"/>
                    </w:rPr>
                    <m:t xml:space="preserve">p </m:t>
                  </m:r>
                  <m:r>
                    <w:rPr>
                      <w:rFonts w:ascii="Cambria Math" w:hAnsi="Cambria Math" w:cstheme="minorHAnsi"/>
                      <w:sz w:val="22"/>
                      <w:szCs w:val="22"/>
                    </w:rPr>
                    <m:t>Z</m:t>
                  </m:r>
                  <m:r>
                    <w:rPr>
                      <w:rFonts w:ascii="Cambria Math" w:hAnsi="Cambria Math" w:cstheme="minorHAnsi"/>
                      <w:position w:val="-6"/>
                      <w:sz w:val="22"/>
                      <w:szCs w:val="22"/>
                    </w:rPr>
                    <m:t>p</m:t>
                  </m:r>
                  <m:r>
                    <w:rPr>
                      <w:rFonts w:ascii="Cambria Math" w:hAnsi="Cambria Math" w:cstheme="minorHAnsi"/>
                      <w:sz w:val="22"/>
                      <w:szCs w:val="22"/>
                    </w:rPr>
                    <m:t xml:space="preserve">  </m:t>
                  </m:r>
                </m:e>
              </m:nary>
            </m:num>
            <m:den>
              <m:nary>
                <m:naryPr>
                  <m:chr m:val="∑"/>
                  <m:limLoc m:val="undOvr"/>
                  <m:supHide m:val="1"/>
                  <m:ctrlPr>
                    <w:rPr>
                      <w:rFonts w:ascii="Cambria Math" w:hAnsi="Cambria Math" w:cstheme="minorHAnsi"/>
                      <w:i/>
                      <w:sz w:val="22"/>
                      <w:szCs w:val="22"/>
                    </w:rPr>
                  </m:ctrlPr>
                </m:naryPr>
                <m:sub>
                  <m:r>
                    <w:rPr>
                      <w:rFonts w:ascii="Cambria Math" w:hAnsi="Cambria Math" w:cstheme="minorHAnsi"/>
                      <w:sz w:val="22"/>
                      <w:szCs w:val="22"/>
                    </w:rPr>
                    <m:t>p</m:t>
                  </m:r>
                </m:sub>
                <m:sup/>
                <m:e>
                  <m:r>
                    <w:rPr>
                      <w:rFonts w:ascii="Cambria Math" w:hAnsi="Cambria Math" w:cstheme="minorHAnsi"/>
                      <w:sz w:val="22"/>
                      <w:szCs w:val="22"/>
                    </w:rPr>
                    <m:t xml:space="preserve"> K</m:t>
                  </m:r>
                  <m:r>
                    <w:rPr>
                      <w:rFonts w:ascii="Cambria Math" w:hAnsi="Cambria Math" w:cstheme="minorHAnsi"/>
                      <w:position w:val="-6"/>
                      <w:sz w:val="22"/>
                      <w:szCs w:val="22"/>
                    </w:rPr>
                    <m:t>p</m:t>
                  </m:r>
                </m:e>
              </m:nary>
            </m:den>
          </m:f>
          <m:r>
            <w:rPr>
              <w:rFonts w:ascii="Cambria Math" w:hAnsi="Cambria Math" w:cstheme="minorHAnsi"/>
              <w:sz w:val="22"/>
              <w:szCs w:val="22"/>
            </w:rPr>
            <m:t xml:space="preserve"> </m:t>
          </m:r>
          <m:r>
            <m:rPr>
              <m:nor/>
            </m:rPr>
            <w:rPr>
              <w:rFonts w:asciiTheme="minorHAnsi" w:hAnsiTheme="minorHAnsi" w:cstheme="minorHAnsi"/>
              <w:sz w:val="22"/>
              <w:szCs w:val="22"/>
            </w:rPr>
            <m:t>,</m:t>
          </m:r>
        </m:oMath>
      </m:oMathPara>
    </w:p>
    <w:p w14:paraId="4904F71A" w14:textId="77777777" w:rsidR="005B2C93" w:rsidRPr="00D47776" w:rsidRDefault="005B2C93" w:rsidP="005B2C93">
      <w:pPr>
        <w:pStyle w:val="Default"/>
        <w:spacing w:afterLines="40" w:after="96"/>
        <w:ind w:left="454" w:hanging="454"/>
        <w:jc w:val="both"/>
        <w:rPr>
          <w:rFonts w:asciiTheme="minorHAnsi" w:hAnsiTheme="minorHAnsi" w:cstheme="minorHAnsi"/>
          <w:color w:val="auto"/>
          <w:sz w:val="22"/>
          <w:szCs w:val="22"/>
        </w:rPr>
      </w:pPr>
    </w:p>
    <w:p w14:paraId="4904F71B" w14:textId="77777777" w:rsidR="005B2C93" w:rsidRPr="00D47776" w:rsidRDefault="005B2C93" w:rsidP="005B2C93">
      <w:pPr>
        <w:pStyle w:val="Default"/>
        <w:spacing w:afterLines="40" w:after="96"/>
        <w:ind w:left="908" w:hanging="454"/>
        <w:jc w:val="both"/>
        <w:rPr>
          <w:rFonts w:asciiTheme="minorHAnsi" w:hAnsiTheme="minorHAnsi" w:cstheme="minorHAnsi"/>
          <w:color w:val="auto"/>
          <w:sz w:val="22"/>
          <w:szCs w:val="22"/>
        </w:rPr>
      </w:pPr>
      <w:r w:rsidRPr="00D47776">
        <w:rPr>
          <w:rFonts w:asciiTheme="minorHAnsi" w:hAnsiTheme="minorHAnsi" w:cstheme="minorHAnsi"/>
          <w:color w:val="auto"/>
          <w:sz w:val="22"/>
          <w:szCs w:val="22"/>
        </w:rPr>
        <w:t>kde</w:t>
      </w:r>
    </w:p>
    <w:p w14:paraId="4904F71C" w14:textId="77777777" w:rsidR="005B2C93" w:rsidRPr="00D47776" w:rsidRDefault="005B2C93" w:rsidP="005B2C93">
      <w:pPr>
        <w:pStyle w:val="Default"/>
        <w:spacing w:afterLines="40" w:after="96"/>
        <w:ind w:left="908" w:hanging="454"/>
        <w:jc w:val="both"/>
        <w:rPr>
          <w:rFonts w:asciiTheme="minorHAnsi" w:hAnsiTheme="minorHAnsi" w:cstheme="minorHAnsi"/>
          <w:color w:val="auto"/>
          <w:sz w:val="22"/>
          <w:szCs w:val="22"/>
        </w:rPr>
      </w:pPr>
      <w:r w:rsidRPr="00D47776">
        <w:rPr>
          <w:rFonts w:asciiTheme="minorHAnsi" w:hAnsiTheme="minorHAnsi" w:cstheme="minorHAnsi"/>
          <w:i/>
          <w:iCs/>
          <w:color w:val="auto"/>
          <w:sz w:val="22"/>
          <w:szCs w:val="22"/>
        </w:rPr>
        <w:t>K</w:t>
      </w:r>
      <w:r w:rsidRPr="00D47776">
        <w:rPr>
          <w:rFonts w:asciiTheme="minorHAnsi" w:hAnsiTheme="minorHAnsi" w:cstheme="minorHAnsi"/>
          <w:color w:val="auto"/>
          <w:position w:val="-8"/>
          <w:sz w:val="22"/>
          <w:szCs w:val="22"/>
          <w:vertAlign w:val="subscript"/>
        </w:rPr>
        <w:t>p</w:t>
      </w:r>
      <w:r w:rsidR="00672E4C" w:rsidRPr="00D47776">
        <w:rPr>
          <w:rFonts w:asciiTheme="minorHAnsi" w:hAnsiTheme="minorHAnsi" w:cstheme="minorHAnsi"/>
          <w:color w:val="auto"/>
          <w:sz w:val="22"/>
          <w:szCs w:val="22"/>
        </w:rPr>
        <w:tab/>
      </w:r>
      <w:r w:rsidRPr="00D47776">
        <w:rPr>
          <w:rFonts w:asciiTheme="minorHAnsi" w:hAnsiTheme="minorHAnsi" w:cstheme="minorHAnsi"/>
          <w:color w:val="auto"/>
          <w:sz w:val="22"/>
          <w:szCs w:val="22"/>
        </w:rPr>
        <w:t xml:space="preserve">je počet kreditů za předmět </w:t>
      </w:r>
      <w:r w:rsidRPr="00D47776">
        <w:rPr>
          <w:rFonts w:asciiTheme="minorHAnsi" w:hAnsiTheme="minorHAnsi" w:cstheme="minorHAnsi"/>
          <w:i/>
          <w:color w:val="auto"/>
          <w:sz w:val="22"/>
          <w:szCs w:val="22"/>
        </w:rPr>
        <w:t>p</w:t>
      </w:r>
      <w:r w:rsidRPr="00D47776">
        <w:rPr>
          <w:rFonts w:asciiTheme="minorHAnsi" w:hAnsiTheme="minorHAnsi" w:cstheme="minorHAnsi"/>
          <w:color w:val="auto"/>
          <w:sz w:val="22"/>
          <w:szCs w:val="22"/>
        </w:rPr>
        <w:t>,</w:t>
      </w:r>
    </w:p>
    <w:p w14:paraId="4904F71D" w14:textId="77777777" w:rsidR="005B2C93" w:rsidRPr="00D47776" w:rsidRDefault="005B2C93" w:rsidP="005B2C93">
      <w:pPr>
        <w:pStyle w:val="Default"/>
        <w:spacing w:afterLines="40" w:after="96"/>
        <w:ind w:left="908" w:hanging="454"/>
        <w:jc w:val="both"/>
        <w:rPr>
          <w:rFonts w:asciiTheme="minorHAnsi" w:hAnsiTheme="minorHAnsi" w:cstheme="minorHAnsi"/>
          <w:color w:val="auto"/>
          <w:sz w:val="22"/>
          <w:szCs w:val="22"/>
          <w:u w:val="single"/>
        </w:rPr>
      </w:pPr>
      <w:r w:rsidRPr="00D47776">
        <w:rPr>
          <w:rFonts w:asciiTheme="minorHAnsi" w:hAnsiTheme="minorHAnsi" w:cstheme="minorHAnsi"/>
          <w:i/>
          <w:iCs/>
          <w:color w:val="auto"/>
          <w:sz w:val="22"/>
          <w:szCs w:val="22"/>
        </w:rPr>
        <w:t>Z</w:t>
      </w:r>
      <w:r w:rsidRPr="00D47776">
        <w:rPr>
          <w:rFonts w:asciiTheme="minorHAnsi" w:hAnsiTheme="minorHAnsi" w:cstheme="minorHAnsi"/>
          <w:color w:val="auto"/>
          <w:position w:val="-8"/>
          <w:sz w:val="22"/>
          <w:szCs w:val="22"/>
          <w:vertAlign w:val="subscript"/>
        </w:rPr>
        <w:t xml:space="preserve">p </w:t>
      </w:r>
      <w:r w:rsidR="00672E4C" w:rsidRPr="00D47776">
        <w:rPr>
          <w:rFonts w:asciiTheme="minorHAnsi" w:hAnsiTheme="minorHAnsi" w:cstheme="minorHAnsi"/>
          <w:color w:val="auto"/>
          <w:sz w:val="22"/>
          <w:szCs w:val="22"/>
        </w:rPr>
        <w:tab/>
      </w:r>
      <w:r w:rsidRPr="00D47776">
        <w:rPr>
          <w:rFonts w:asciiTheme="minorHAnsi" w:hAnsiTheme="minorHAnsi" w:cstheme="minorHAnsi"/>
          <w:color w:val="auto"/>
          <w:sz w:val="22"/>
          <w:szCs w:val="22"/>
        </w:rPr>
        <w:t xml:space="preserve">je číselná klasifikace předmětu </w:t>
      </w:r>
      <w:r w:rsidRPr="00D47776">
        <w:rPr>
          <w:rFonts w:asciiTheme="minorHAnsi" w:hAnsiTheme="minorHAnsi" w:cstheme="minorHAnsi"/>
          <w:i/>
          <w:color w:val="auto"/>
          <w:sz w:val="22"/>
          <w:szCs w:val="22"/>
        </w:rPr>
        <w:t>p,</w:t>
      </w:r>
    </w:p>
    <w:p w14:paraId="4904F71E" w14:textId="77777777" w:rsidR="005B2C93" w:rsidRPr="00D47776" w:rsidRDefault="005B2C93" w:rsidP="00A2678B">
      <w:pPr>
        <w:pStyle w:val="Default"/>
        <w:spacing w:afterLines="40" w:after="96"/>
        <w:ind w:left="709" w:hanging="283"/>
        <w:jc w:val="both"/>
        <w:rPr>
          <w:rFonts w:asciiTheme="minorHAnsi" w:hAnsiTheme="minorHAnsi" w:cstheme="minorHAnsi"/>
          <w:color w:val="auto"/>
          <w:sz w:val="22"/>
          <w:szCs w:val="22"/>
        </w:rPr>
      </w:pPr>
      <w:r w:rsidRPr="00D47776">
        <w:rPr>
          <w:rFonts w:asciiTheme="minorHAnsi" w:hAnsiTheme="minorHAnsi" w:cstheme="minorHAnsi"/>
          <w:i/>
          <w:color w:val="auto"/>
          <w:sz w:val="22"/>
          <w:szCs w:val="22"/>
        </w:rPr>
        <w:t>p</w:t>
      </w:r>
      <w:r w:rsidR="00672E4C" w:rsidRPr="00D47776">
        <w:rPr>
          <w:rFonts w:asciiTheme="minorHAnsi" w:hAnsiTheme="minorHAnsi" w:cstheme="minorHAnsi"/>
          <w:color w:val="auto"/>
          <w:sz w:val="22"/>
          <w:szCs w:val="22"/>
        </w:rPr>
        <w:tab/>
      </w:r>
      <w:r w:rsidRPr="00D47776">
        <w:rPr>
          <w:rFonts w:asciiTheme="minorHAnsi" w:hAnsiTheme="minorHAnsi" w:cstheme="minorHAnsi"/>
          <w:color w:val="auto"/>
          <w:sz w:val="22"/>
          <w:szCs w:val="22"/>
        </w:rPr>
        <w:t>probíhá množinu všech předmětů zakončených zkouškou nebo klasifikovaným zápočtem, které student řádně ukončil podle čl</w:t>
      </w:r>
      <w:r w:rsidR="00BF1BE8" w:rsidRPr="00D47776">
        <w:rPr>
          <w:rFonts w:asciiTheme="minorHAnsi" w:hAnsiTheme="minorHAnsi" w:cstheme="minorHAnsi"/>
          <w:color w:val="auto"/>
          <w:sz w:val="22"/>
          <w:szCs w:val="22"/>
        </w:rPr>
        <w:t>.</w:t>
      </w:r>
      <w:r w:rsidRPr="00D47776">
        <w:rPr>
          <w:rFonts w:asciiTheme="minorHAnsi" w:hAnsiTheme="minorHAnsi" w:cstheme="minorHAnsi"/>
          <w:color w:val="auto"/>
          <w:sz w:val="22"/>
          <w:szCs w:val="22"/>
        </w:rPr>
        <w:t xml:space="preserve"> 6 v daném úseku studia.</w:t>
      </w:r>
    </w:p>
    <w:p w14:paraId="4904F71F" w14:textId="77777777" w:rsidR="005B2C93" w:rsidRPr="00D47776" w:rsidRDefault="005B2C93" w:rsidP="00A235E9">
      <w:pPr>
        <w:pStyle w:val="Default"/>
        <w:numPr>
          <w:ilvl w:val="0"/>
          <w:numId w:val="30"/>
        </w:numPr>
        <w:spacing w:afterLines="40" w:after="96"/>
        <w:ind w:left="454" w:hanging="454"/>
        <w:jc w:val="both"/>
        <w:rPr>
          <w:rFonts w:asciiTheme="minorHAnsi" w:hAnsiTheme="minorHAnsi" w:cstheme="minorHAnsi"/>
          <w:color w:val="auto"/>
          <w:sz w:val="22"/>
          <w:szCs w:val="22"/>
        </w:rPr>
      </w:pPr>
      <w:r w:rsidRPr="00D47776">
        <w:rPr>
          <w:rFonts w:asciiTheme="minorHAnsi" w:hAnsiTheme="minorHAnsi" w:cstheme="minorHAnsi"/>
          <w:color w:val="auto"/>
          <w:sz w:val="22"/>
          <w:szCs w:val="22"/>
        </w:rPr>
        <w:t>Studijní průměr, určený podle odstavce 1, se zaokrouhluje na dvě desetinná místa.</w:t>
      </w:r>
    </w:p>
    <w:p w14:paraId="4904F720" w14:textId="77777777" w:rsidR="007C4EB0" w:rsidRPr="00D47776" w:rsidRDefault="007C4EB0" w:rsidP="005B2C93">
      <w:pPr>
        <w:pStyle w:val="Normln1"/>
        <w:spacing w:before="0" w:afterLines="40" w:after="96"/>
        <w:ind w:left="454" w:hanging="454"/>
        <w:rPr>
          <w:rFonts w:asciiTheme="minorHAnsi" w:hAnsiTheme="minorHAnsi" w:cstheme="minorHAnsi"/>
          <w:sz w:val="22"/>
          <w:szCs w:val="22"/>
        </w:rPr>
      </w:pPr>
    </w:p>
    <w:p w14:paraId="4904F721"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13</w:t>
      </w:r>
    </w:p>
    <w:p w14:paraId="4904F722"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Průběh studia</w:t>
      </w:r>
    </w:p>
    <w:p w14:paraId="4904F723" w14:textId="1618317C" w:rsidR="005B2C93" w:rsidRPr="00D47776" w:rsidRDefault="00C50A69" w:rsidP="00A235E9">
      <w:pPr>
        <w:numPr>
          <w:ilvl w:val="0"/>
          <w:numId w:val="20"/>
        </w:numPr>
        <w:spacing w:afterLines="40" w:after="96"/>
        <w:ind w:left="454" w:hanging="454"/>
        <w:rPr>
          <w:rFonts w:asciiTheme="minorHAnsi" w:hAnsiTheme="minorHAnsi" w:cstheme="minorHAnsi"/>
          <w:sz w:val="22"/>
          <w:szCs w:val="22"/>
        </w:rPr>
      </w:pPr>
      <w:bookmarkStart w:id="13" w:name="_Hlk218860881"/>
      <w:r w:rsidRPr="00D47776">
        <w:rPr>
          <w:rFonts w:asciiTheme="minorHAnsi" w:hAnsiTheme="minorHAnsi" w:cstheme="minorHAnsi"/>
          <w:sz w:val="22"/>
          <w:szCs w:val="22"/>
        </w:rPr>
        <w:t>Uchazeč se stává studentem dnem zápisu do studia ve studijním programu. Zápis se koná na fakultě, na které se uskutečňuje příslušný studijní program. Uskutečňuje-li se studijní program na více fakultách, student se zapisuje pouze na té fakultě, na které vykonal přijímací řízení. Zápis probíhá v</w:t>
      </w:r>
      <w:r w:rsidR="00335EA9">
        <w:rPr>
          <w:rFonts w:asciiTheme="minorHAnsi" w:hAnsiTheme="minorHAnsi" w:cstheme="minorHAnsi"/>
          <w:sz w:val="22"/>
          <w:szCs w:val="22"/>
        </w:rPr>
        <w:t> </w:t>
      </w:r>
      <w:r w:rsidRPr="00D47776">
        <w:rPr>
          <w:rFonts w:asciiTheme="minorHAnsi" w:hAnsiTheme="minorHAnsi" w:cstheme="minorHAnsi"/>
          <w:sz w:val="22"/>
          <w:szCs w:val="22"/>
        </w:rPr>
        <w:t>termínech stanovených děkanem.</w:t>
      </w:r>
    </w:p>
    <w:bookmarkEnd w:id="13"/>
    <w:p w14:paraId="4904F724" w14:textId="77777777" w:rsidR="005B2C93" w:rsidRPr="00D47776" w:rsidRDefault="005B2C93"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Imatrikulace je zapsání studenta do matriky studentů. Součástí imatrikulace je imatrikulační slib, jehož písemnou podobu student stvrzuje podpisem. Znění imatrikulačního slibu je uvedeno v</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Příloze č.</w:t>
      </w:r>
      <w:r w:rsidR="001D418F" w:rsidRPr="00D47776">
        <w:rPr>
          <w:rFonts w:asciiTheme="minorHAnsi" w:hAnsiTheme="minorHAnsi" w:cstheme="minorHAnsi"/>
          <w:sz w:val="22"/>
          <w:szCs w:val="22"/>
        </w:rPr>
        <w:t> </w:t>
      </w:r>
      <w:r w:rsidR="007C4EB0" w:rsidRPr="00D47776">
        <w:rPr>
          <w:rFonts w:asciiTheme="minorHAnsi" w:hAnsiTheme="minorHAnsi" w:cstheme="minorHAnsi"/>
          <w:sz w:val="22"/>
          <w:szCs w:val="22"/>
        </w:rPr>
        <w:t>3</w:t>
      </w:r>
      <w:r w:rsidRPr="00D47776">
        <w:rPr>
          <w:rFonts w:asciiTheme="minorHAnsi" w:hAnsiTheme="minorHAnsi" w:cstheme="minorHAnsi"/>
          <w:sz w:val="22"/>
          <w:szCs w:val="22"/>
        </w:rPr>
        <w:t xml:space="preserve"> Statutu ČVUT. Slavnostní složení imatrikulačního slibu organizuje fakulta.</w:t>
      </w:r>
    </w:p>
    <w:p w14:paraId="4904F725" w14:textId="22804A0B" w:rsidR="005B2C93" w:rsidRPr="00D47776" w:rsidRDefault="005B2C93"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Student má právo účastnit se v rámci studijního plánu</w:t>
      </w:r>
      <w:r w:rsidR="007C4EB0" w:rsidRPr="00D47776">
        <w:rPr>
          <w:rFonts w:asciiTheme="minorHAnsi" w:hAnsiTheme="minorHAnsi" w:cstheme="minorHAnsi"/>
          <w:sz w:val="22"/>
          <w:szCs w:val="22"/>
        </w:rPr>
        <w:t xml:space="preserve"> zapsaného studijního programu</w:t>
      </w:r>
      <w:r w:rsidRPr="00D47776">
        <w:rPr>
          <w:rFonts w:asciiTheme="minorHAnsi" w:hAnsiTheme="minorHAnsi" w:cstheme="minorHAnsi"/>
          <w:sz w:val="22"/>
          <w:szCs w:val="22"/>
        </w:rPr>
        <w:t xml:space="preserve"> a</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v</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souladu s</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 xml:space="preserve">tímto </w:t>
      </w:r>
      <w:r w:rsidR="00AC4489" w:rsidRPr="00D47776">
        <w:rPr>
          <w:rFonts w:asciiTheme="minorHAnsi" w:hAnsiTheme="minorHAnsi" w:cstheme="minorHAnsi"/>
          <w:sz w:val="22"/>
          <w:szCs w:val="22"/>
        </w:rPr>
        <w:t>řádem</w:t>
      </w:r>
      <w:r w:rsidRPr="00D47776">
        <w:rPr>
          <w:rFonts w:asciiTheme="minorHAnsi" w:hAnsiTheme="minorHAnsi" w:cstheme="minorHAnsi"/>
          <w:sz w:val="22"/>
          <w:szCs w:val="22"/>
        </w:rPr>
        <w:t xml:space="preserve"> přednášek, cvičení, seminářů, kurzů, praxí, laboratorních prací, exkurzí, konzultací a</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dalších forem výuky podle čl</w:t>
      </w:r>
      <w:r w:rsidR="00BF1BE8" w:rsidRPr="00D47776">
        <w:rPr>
          <w:rFonts w:asciiTheme="minorHAnsi" w:hAnsiTheme="minorHAnsi" w:cstheme="minorHAnsi"/>
          <w:sz w:val="22"/>
          <w:szCs w:val="22"/>
        </w:rPr>
        <w:t>.</w:t>
      </w:r>
      <w:r w:rsidRPr="00D47776">
        <w:rPr>
          <w:rFonts w:asciiTheme="minorHAnsi" w:hAnsiTheme="minorHAnsi" w:cstheme="minorHAnsi"/>
          <w:sz w:val="22"/>
          <w:szCs w:val="22"/>
        </w:rPr>
        <w:t xml:space="preserve"> 7, získávat zápočty, klasifikované zápočty a konat zkoušky.</w:t>
      </w:r>
    </w:p>
    <w:p w14:paraId="4904F726" w14:textId="142F3F66" w:rsidR="005B2C93" w:rsidRPr="00D47776" w:rsidRDefault="005B2C93"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Pokud se student nedostaví v určeném termínu k zápisu do příslušného semestru, akademického roku nebo bloku studia nebo se v určeném termínu pro zápis nezapíše, a do pěti dnů od tohoto termínu se s uvedením důvodu písemně neomluví, posuzuje se to jako nesplnění požadavků vyplývajících ze</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 xml:space="preserve">studijního programu a studentovi se ukončuje studium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zákona a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7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b). Na postup při rozhodování v</w:t>
      </w:r>
      <w:r w:rsidR="00275604" w:rsidRPr="00D47776">
        <w:rPr>
          <w:rFonts w:asciiTheme="minorHAnsi" w:hAnsiTheme="minorHAnsi" w:cstheme="minorHAnsi"/>
          <w:sz w:val="22"/>
          <w:szCs w:val="22"/>
        </w:rPr>
        <w:t> </w:t>
      </w:r>
      <w:r w:rsidRPr="00D47776">
        <w:rPr>
          <w:rFonts w:asciiTheme="minorHAnsi" w:hAnsiTheme="minorHAnsi" w:cstheme="minorHAnsi"/>
          <w:sz w:val="22"/>
          <w:szCs w:val="22"/>
        </w:rPr>
        <w:t xml:space="preserve">této věci se 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 Pokud se student do</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pěti dnů od tohoto termínu písemně omluví a omluva bude děkanem uznána, stanoví studentovi děkan náhradní termín zápisu.</w:t>
      </w:r>
    </w:p>
    <w:p w14:paraId="60F84686" w14:textId="6B0EBB6D" w:rsidR="00097107" w:rsidRPr="00E42DB7" w:rsidRDefault="00097107" w:rsidP="00A235E9">
      <w:pPr>
        <w:numPr>
          <w:ilvl w:val="0"/>
          <w:numId w:val="20"/>
        </w:numPr>
        <w:spacing w:afterLines="40" w:after="96"/>
        <w:ind w:left="454" w:hanging="454"/>
        <w:rPr>
          <w:rFonts w:asciiTheme="minorHAnsi" w:hAnsiTheme="minorHAnsi" w:cstheme="minorHAnsi"/>
          <w:sz w:val="22"/>
          <w:szCs w:val="22"/>
        </w:rPr>
      </w:pPr>
      <w:bookmarkStart w:id="14" w:name="_Hlk218860893"/>
      <w:r w:rsidRPr="00E42DB7">
        <w:rPr>
          <w:rFonts w:asciiTheme="minorHAnsi" w:hAnsiTheme="minorHAnsi" w:cstheme="minorHAnsi"/>
          <w:sz w:val="22"/>
          <w:szCs w:val="22"/>
        </w:rPr>
        <w:t>Studium ve studijním programu může být i opakovaně přerušeno. Přerušení studia povoluje děkan na základě písemné žádosti podané před zahájením příslušného semestru studia stanoveného harmonogramem akademického roku ČVUT. Děkan žádosti o přerušení studia vyhoví, je-li období, na</w:t>
      </w:r>
      <w:r w:rsidR="00335EA9">
        <w:rPr>
          <w:rFonts w:asciiTheme="minorHAnsi" w:hAnsiTheme="minorHAnsi" w:cstheme="minorHAnsi"/>
          <w:sz w:val="22"/>
          <w:szCs w:val="22"/>
        </w:rPr>
        <w:t> </w:t>
      </w:r>
      <w:r w:rsidRPr="00E42DB7">
        <w:rPr>
          <w:rFonts w:asciiTheme="minorHAnsi" w:hAnsiTheme="minorHAnsi" w:cstheme="minorHAnsi"/>
          <w:sz w:val="22"/>
          <w:szCs w:val="22"/>
        </w:rPr>
        <w:t>něž se žádost vztahuje, částí uznané doby rodičovství studenta. Děkan může z vlastního podnětu studentovi přerušit studium z</w:t>
      </w:r>
      <w:r>
        <w:rPr>
          <w:rFonts w:asciiTheme="minorHAnsi" w:hAnsiTheme="minorHAnsi" w:cstheme="minorHAnsi"/>
          <w:sz w:val="22"/>
          <w:szCs w:val="22"/>
        </w:rPr>
        <w:t xml:space="preserve"> </w:t>
      </w:r>
      <w:r w:rsidRPr="00E42DB7">
        <w:rPr>
          <w:rFonts w:asciiTheme="minorHAnsi" w:hAnsiTheme="minorHAnsi" w:cstheme="minorHAnsi"/>
          <w:sz w:val="22"/>
          <w:szCs w:val="22"/>
        </w:rPr>
        <w:t>těchto důvodů</w:t>
      </w:r>
      <w:r>
        <w:rPr>
          <w:rFonts w:asciiTheme="minorHAnsi" w:hAnsiTheme="minorHAnsi" w:cstheme="minorHAnsi"/>
          <w:sz w:val="22"/>
          <w:szCs w:val="22"/>
        </w:rPr>
        <w:t>:</w:t>
      </w:r>
    </w:p>
    <w:p w14:paraId="5BF9CA44" w14:textId="65191592" w:rsidR="00097107" w:rsidRPr="00E42DB7" w:rsidRDefault="00097107" w:rsidP="00A235E9">
      <w:pPr>
        <w:pStyle w:val="Zkladntext1"/>
        <w:numPr>
          <w:ilvl w:val="0"/>
          <w:numId w:val="28"/>
        </w:numPr>
        <w:shd w:val="clear" w:color="auto" w:fill="auto"/>
        <w:spacing w:afterLines="40" w:after="96" w:line="240" w:lineRule="auto"/>
        <w:ind w:left="1134" w:hanging="425"/>
        <w:jc w:val="both"/>
        <w:rPr>
          <w:rFonts w:asciiTheme="minorHAnsi" w:hAnsiTheme="minorHAnsi" w:cstheme="minorHAnsi"/>
          <w:sz w:val="22"/>
          <w:szCs w:val="22"/>
        </w:rPr>
      </w:pPr>
      <w:r w:rsidRPr="00E42DB7">
        <w:rPr>
          <w:rFonts w:asciiTheme="minorHAnsi" w:hAnsiTheme="minorHAnsi" w:cstheme="minorHAnsi"/>
          <w:sz w:val="22"/>
          <w:szCs w:val="22"/>
        </w:rPr>
        <w:t>je-li toho potřeba k odvrácení újmy hrozící studentovi, jestliže její původ nesouvisí s</w:t>
      </w:r>
      <w:r w:rsidR="005862D2">
        <w:rPr>
          <w:rFonts w:asciiTheme="minorHAnsi" w:hAnsiTheme="minorHAnsi" w:cstheme="minorHAnsi"/>
          <w:sz w:val="22"/>
          <w:szCs w:val="22"/>
        </w:rPr>
        <w:t> </w:t>
      </w:r>
      <w:r w:rsidRPr="00E42DB7">
        <w:rPr>
          <w:rFonts w:asciiTheme="minorHAnsi" w:hAnsiTheme="minorHAnsi" w:cstheme="minorHAnsi"/>
          <w:sz w:val="22"/>
          <w:szCs w:val="22"/>
        </w:rPr>
        <w:t>dosavadním plněním studijních povinností</w:t>
      </w:r>
      <w:r w:rsidR="00457187">
        <w:rPr>
          <w:rFonts w:asciiTheme="minorHAnsi" w:hAnsiTheme="minorHAnsi" w:cstheme="minorHAnsi"/>
          <w:sz w:val="22"/>
          <w:szCs w:val="22"/>
        </w:rPr>
        <w:t xml:space="preserve">; </w:t>
      </w:r>
      <w:r w:rsidR="00756D16" w:rsidRPr="00756D16">
        <w:rPr>
          <w:rFonts w:asciiTheme="minorHAnsi" w:hAnsiTheme="minorHAnsi" w:cstheme="minorHAnsi"/>
          <w:sz w:val="22"/>
          <w:szCs w:val="22"/>
        </w:rPr>
        <w:t>odvracená újma musí být vyšší než újma způsobená přerušením studia</w:t>
      </w:r>
      <w:r w:rsidR="00457187">
        <w:rPr>
          <w:rFonts w:asciiTheme="minorHAnsi" w:hAnsiTheme="minorHAnsi" w:cstheme="minorHAnsi"/>
          <w:sz w:val="22"/>
          <w:szCs w:val="22"/>
        </w:rPr>
        <w:t>,</w:t>
      </w:r>
    </w:p>
    <w:p w14:paraId="3899560F" w14:textId="77777777" w:rsidR="00097107" w:rsidRPr="00E42DB7" w:rsidRDefault="00097107" w:rsidP="00A235E9">
      <w:pPr>
        <w:pStyle w:val="Zkladntext1"/>
        <w:numPr>
          <w:ilvl w:val="0"/>
          <w:numId w:val="28"/>
        </w:numPr>
        <w:shd w:val="clear" w:color="auto" w:fill="auto"/>
        <w:spacing w:afterLines="40" w:after="96" w:line="240" w:lineRule="auto"/>
        <w:ind w:left="1134" w:hanging="425"/>
        <w:jc w:val="both"/>
        <w:rPr>
          <w:rFonts w:asciiTheme="minorHAnsi" w:hAnsiTheme="minorHAnsi" w:cstheme="minorHAnsi"/>
          <w:sz w:val="22"/>
          <w:szCs w:val="22"/>
        </w:rPr>
      </w:pPr>
      <w:r w:rsidRPr="00E42DB7">
        <w:rPr>
          <w:rFonts w:asciiTheme="minorHAnsi" w:hAnsiTheme="minorHAnsi" w:cstheme="minorHAnsi"/>
          <w:sz w:val="22"/>
          <w:szCs w:val="22"/>
        </w:rPr>
        <w:t>vznikla-li studentovi povinnost uhradit poplatek spojený se studiem podle § 58 odst. 3 nebo 4 zákona a student tento poplatek (ve výši a termínech stanovených konečným rozhodnutím po případném uplatnění opravných prostředků) nezaplatil,</w:t>
      </w:r>
    </w:p>
    <w:p w14:paraId="3CEE5431" w14:textId="5A56AFD7" w:rsidR="00097107" w:rsidRPr="00E42DB7" w:rsidRDefault="00097107" w:rsidP="00A235E9">
      <w:pPr>
        <w:pStyle w:val="Zkladntext1"/>
        <w:numPr>
          <w:ilvl w:val="0"/>
          <w:numId w:val="28"/>
        </w:numPr>
        <w:shd w:val="clear" w:color="auto" w:fill="auto"/>
        <w:spacing w:afterLines="40" w:after="96" w:line="240" w:lineRule="auto"/>
        <w:ind w:left="1134" w:hanging="425"/>
        <w:jc w:val="both"/>
        <w:rPr>
          <w:rFonts w:asciiTheme="minorHAnsi" w:hAnsiTheme="minorHAnsi" w:cstheme="minorHAnsi"/>
          <w:sz w:val="22"/>
          <w:szCs w:val="22"/>
        </w:rPr>
      </w:pPr>
      <w:r w:rsidRPr="00E42DB7">
        <w:rPr>
          <w:rFonts w:asciiTheme="minorHAnsi" w:hAnsiTheme="minorHAnsi" w:cstheme="minorHAnsi"/>
          <w:sz w:val="22"/>
          <w:szCs w:val="22"/>
        </w:rPr>
        <w:t>určí-li mu náhradní termín konání státní závěrečné zkoušky podle čl. 17 odst. 3 nebo termín pro opakování státní závěrečné zkoušky podle čl. 17 odst. 4</w:t>
      </w:r>
      <w:r w:rsidR="00457187">
        <w:rPr>
          <w:rFonts w:asciiTheme="minorHAnsi" w:hAnsiTheme="minorHAnsi" w:cstheme="minorHAnsi"/>
          <w:sz w:val="22"/>
          <w:szCs w:val="22"/>
        </w:rPr>
        <w:t xml:space="preserve">; </w:t>
      </w:r>
      <w:r w:rsidR="00B24EDF" w:rsidRPr="00B24EDF">
        <w:rPr>
          <w:rFonts w:asciiTheme="minorHAnsi" w:hAnsiTheme="minorHAnsi" w:cstheme="minorHAnsi"/>
          <w:sz w:val="22"/>
          <w:szCs w:val="22"/>
        </w:rPr>
        <w:t>to neplatí, je-li přerušení studia způsobilé přivodit studentovi citelnou újmu</w:t>
      </w:r>
      <w:r w:rsidR="00457187" w:rsidRPr="00457187">
        <w:rPr>
          <w:rFonts w:asciiTheme="minorHAnsi" w:hAnsiTheme="minorHAnsi" w:cstheme="minorHAnsi"/>
          <w:sz w:val="22"/>
          <w:szCs w:val="22"/>
        </w:rPr>
        <w:t>,</w:t>
      </w:r>
    </w:p>
    <w:p w14:paraId="31AB1353" w14:textId="08477959" w:rsidR="00097107" w:rsidRDefault="00097107" w:rsidP="00A235E9">
      <w:pPr>
        <w:pStyle w:val="Zkladntext1"/>
        <w:numPr>
          <w:ilvl w:val="0"/>
          <w:numId w:val="28"/>
        </w:numPr>
        <w:shd w:val="clear" w:color="auto" w:fill="auto"/>
        <w:spacing w:afterLines="40" w:after="96" w:line="240" w:lineRule="auto"/>
        <w:ind w:left="1134" w:hanging="425"/>
        <w:jc w:val="both"/>
        <w:rPr>
          <w:rFonts w:asciiTheme="minorHAnsi" w:hAnsiTheme="minorHAnsi" w:cstheme="minorHAnsi"/>
          <w:sz w:val="22"/>
          <w:szCs w:val="22"/>
        </w:rPr>
      </w:pPr>
      <w:r w:rsidRPr="00E42DB7">
        <w:rPr>
          <w:rFonts w:asciiTheme="minorHAnsi" w:hAnsiTheme="minorHAnsi" w:cstheme="minorHAnsi"/>
          <w:sz w:val="22"/>
          <w:szCs w:val="22"/>
        </w:rPr>
        <w:t xml:space="preserve">na studenta, či jeho studium se vztahují sankční předpisy Evropské unie, např. předpisy </w:t>
      </w:r>
      <w:r w:rsidRPr="00E42DB7">
        <w:rPr>
          <w:rFonts w:asciiTheme="minorHAnsi" w:hAnsiTheme="minorHAnsi" w:cstheme="minorHAnsi"/>
          <w:sz w:val="22"/>
          <w:szCs w:val="22"/>
        </w:rPr>
        <w:lastRenderedPageBreak/>
        <w:t>omezující poskytování přímé či nepřímé technické pomoci, či jiné předpisy v důsledku kterých studentovi nemůže být umožněno studium či účast na výuce.</w:t>
      </w:r>
    </w:p>
    <w:bookmarkEnd w:id="14"/>
    <w:p w14:paraId="06BFF786" w14:textId="5AA093F8" w:rsidR="004D59E0" w:rsidRDefault="2F4688D1" w:rsidP="2C36785F">
      <w:pPr>
        <w:numPr>
          <w:ilvl w:val="0"/>
          <w:numId w:val="20"/>
        </w:numPr>
        <w:spacing w:afterLines="40" w:after="96"/>
        <w:ind w:left="454" w:hanging="454"/>
        <w:rPr>
          <w:rFonts w:asciiTheme="minorHAnsi" w:hAnsiTheme="minorHAnsi" w:cstheme="minorBidi"/>
          <w:sz w:val="22"/>
          <w:szCs w:val="22"/>
        </w:rPr>
      </w:pPr>
      <w:r w:rsidRPr="2C36785F">
        <w:rPr>
          <w:rFonts w:asciiTheme="minorHAnsi" w:hAnsiTheme="minorHAnsi" w:cstheme="minorBidi"/>
          <w:sz w:val="22"/>
          <w:szCs w:val="22"/>
        </w:rPr>
        <w:t>Minimální doba přerušení je jeden semestr, ve výjimečných případech může být doba přerušení kratší. Studium nelze přerušit</w:t>
      </w:r>
      <w:del w:id="15" w:author="Klusakova, Barbora" w:date="2026-02-10T22:49:00Z">
        <w:r w:rsidR="004D59E0" w:rsidRPr="2C36785F" w:rsidDel="2F4688D1">
          <w:rPr>
            <w:rFonts w:asciiTheme="minorHAnsi" w:hAnsiTheme="minorHAnsi" w:cstheme="minorBidi"/>
            <w:sz w:val="22"/>
            <w:szCs w:val="22"/>
          </w:rPr>
          <w:delText xml:space="preserve"> </w:delText>
        </w:r>
      </w:del>
      <w:r w:rsidRPr="2C36785F">
        <w:rPr>
          <w:rFonts w:asciiTheme="minorHAnsi" w:hAnsiTheme="minorHAnsi" w:cstheme="minorBidi"/>
          <w:sz w:val="22"/>
          <w:szCs w:val="22"/>
        </w:rPr>
        <w:t xml:space="preserve"> v případě, že se řádný a opravný termín</w:t>
      </w:r>
      <w:del w:id="16" w:author="Klusakova, Barbora" w:date="2026-02-10T22:49:00Z">
        <w:r w:rsidR="004D59E0" w:rsidRPr="2C36785F" w:rsidDel="2F4688D1">
          <w:rPr>
            <w:rFonts w:asciiTheme="minorHAnsi" w:hAnsiTheme="minorHAnsi" w:cstheme="minorBidi"/>
            <w:sz w:val="22"/>
            <w:szCs w:val="22"/>
          </w:rPr>
          <w:delText xml:space="preserve"> </w:delText>
        </w:r>
      </w:del>
      <w:r w:rsidRPr="2C36785F">
        <w:rPr>
          <w:rFonts w:asciiTheme="minorHAnsi" w:hAnsiTheme="minorHAnsi" w:cstheme="minorBidi"/>
          <w:sz w:val="22"/>
          <w:szCs w:val="22"/>
        </w:rPr>
        <w:t xml:space="preserve"> státních závěrečných zkoušek konají během jednoho semestru. V době přerušení není osoba studentem. V průběhu výuky nebo zkouškového období může být studium přerušeno jen ze zvláště závažných důvodů. Přerušení studia nelze též povolit v případě, pokud existuje důvodná obava, že po návratu po přerušení bude studium ukončeno podle § 56 odst. 1 písm. b) zákona a čl. 34 odst. 7 písm. b). Na rozhodnutí děkana o</w:t>
      </w:r>
      <w:r w:rsidR="1AB8072A" w:rsidRPr="2C36785F">
        <w:rPr>
          <w:rFonts w:asciiTheme="minorHAnsi" w:hAnsiTheme="minorHAnsi" w:cstheme="minorBidi"/>
          <w:sz w:val="22"/>
          <w:szCs w:val="22"/>
        </w:rPr>
        <w:t> </w:t>
      </w:r>
      <w:r w:rsidRPr="2C36785F">
        <w:rPr>
          <w:rFonts w:asciiTheme="minorHAnsi" w:hAnsiTheme="minorHAnsi" w:cstheme="minorBidi"/>
          <w:sz w:val="22"/>
          <w:szCs w:val="22"/>
        </w:rPr>
        <w:t>přerušení studia se vztahuje § 68 zákona. Písemné rozhodnutí děkana se eviduje v elektronickém informačním systému ČVUT a zakládá do dokumentace vedené o studentovi. V rozhodnutí o</w:t>
      </w:r>
      <w:r w:rsidR="1AB8072A" w:rsidRPr="2C36785F">
        <w:rPr>
          <w:rFonts w:asciiTheme="minorHAnsi" w:hAnsiTheme="minorHAnsi" w:cstheme="minorBidi"/>
          <w:sz w:val="22"/>
          <w:szCs w:val="22"/>
        </w:rPr>
        <w:t> </w:t>
      </w:r>
      <w:r w:rsidRPr="2C36785F">
        <w:rPr>
          <w:rFonts w:asciiTheme="minorHAnsi" w:hAnsiTheme="minorHAnsi" w:cstheme="minorBidi"/>
          <w:sz w:val="22"/>
          <w:szCs w:val="22"/>
        </w:rPr>
        <w:t>přerušení studia se uvádí datum počátku přerušení studia, datum ukončení přerušení studia a</w:t>
      </w:r>
      <w:r w:rsidR="76A81AAB" w:rsidRPr="2C36785F">
        <w:rPr>
          <w:rFonts w:asciiTheme="minorHAnsi" w:hAnsiTheme="minorHAnsi" w:cstheme="minorBidi"/>
          <w:sz w:val="22"/>
          <w:szCs w:val="22"/>
        </w:rPr>
        <w:t> </w:t>
      </w:r>
      <w:r w:rsidRPr="2C36785F">
        <w:rPr>
          <w:rFonts w:asciiTheme="minorHAnsi" w:hAnsiTheme="minorHAnsi" w:cstheme="minorBidi"/>
          <w:sz w:val="22"/>
          <w:szCs w:val="22"/>
        </w:rPr>
        <w:t>termín opětovného zápisu do studia.</w:t>
      </w:r>
    </w:p>
    <w:p w14:paraId="4904F72C" w14:textId="77777777" w:rsidR="005B2C93" w:rsidRPr="00D47776" w:rsidRDefault="005B2C93"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 výjimkou závažných, zejména zdravotních důvodů nebo těhotenství, porodu či rodičovství, lze studium přerušit nejdříve po úspěšném uko</w:t>
      </w:r>
      <w:r w:rsidR="00EC20A8" w:rsidRPr="00D47776">
        <w:rPr>
          <w:rFonts w:asciiTheme="minorHAnsi" w:hAnsiTheme="minorHAnsi" w:cstheme="minorHAnsi"/>
          <w:sz w:val="22"/>
          <w:szCs w:val="22"/>
        </w:rPr>
        <w:t>nčení prvního akademického roku; tím není dotčeno přerušení studia podle odstavce 5 písm. a) až c).</w:t>
      </w:r>
    </w:p>
    <w:p w14:paraId="4904F72D" w14:textId="202C989D" w:rsidR="005B2C93" w:rsidRPr="00D47776" w:rsidRDefault="005B2C93"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Uplynutím doby, na kterou bylo studium přerušeno, vzniká tomu, jemuž bylo studium přerušeno, právo na opětovný zápis do studia v termínu, stanoveném děkanem. Osoba, které bylo studium přerušeno, se stává studentem dnem opětovného zápisu do studia. Pokud se v daném termínu nezapíše a do pěti dnů se písemně neomluví, posuzuje se to jako nesplnění povinností a</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ukončuje se</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 xml:space="preserve">jí studium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zákona a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7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b). Na postup při rozhodování v</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 xml:space="preserve">této věci se 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 Zmeškání lhůty může děkan v odůvodněných případech prominout. Pominou-li důvody pro přerušení studia a v případech osob v uznané době rodičovství, může děkan na písemnou žádost toho, jemuž bylo studium přerušeno, ukončit přerušení studia i před uplynutím stanovené doby přerušení studia a stanovit termín k opětovnému zápisu.</w:t>
      </w:r>
    </w:p>
    <w:p w14:paraId="4904F72E" w14:textId="16426B7E" w:rsidR="005B2C93" w:rsidRPr="00D47776" w:rsidRDefault="00080B59" w:rsidP="00A235E9">
      <w:pPr>
        <w:numPr>
          <w:ilvl w:val="0"/>
          <w:numId w:val="20"/>
        </w:numPr>
        <w:spacing w:afterLines="40" w:after="96"/>
        <w:ind w:left="454" w:hanging="454"/>
        <w:rPr>
          <w:rFonts w:asciiTheme="minorHAnsi" w:hAnsiTheme="minorHAnsi" w:cstheme="minorHAnsi"/>
          <w:sz w:val="22"/>
          <w:szCs w:val="22"/>
        </w:rPr>
      </w:pPr>
      <w:bookmarkStart w:id="17" w:name="_Hlk218860911"/>
      <w:r w:rsidRPr="00D47776">
        <w:rPr>
          <w:rFonts w:asciiTheme="minorHAnsi" w:eastAsia="Technika Light" w:hAnsiTheme="minorHAnsi" w:cstheme="minorHAnsi"/>
          <w:sz w:val="22"/>
          <w:szCs w:val="22"/>
        </w:rPr>
        <w:t>Na základě písemné žádosti studenta</w:t>
      </w:r>
      <w:r w:rsidR="005862D2">
        <w:rPr>
          <w:rFonts w:asciiTheme="minorHAnsi" w:eastAsia="Technika Light" w:hAnsiTheme="minorHAnsi" w:cstheme="minorHAnsi"/>
          <w:sz w:val="22"/>
          <w:szCs w:val="22"/>
        </w:rPr>
        <w:t xml:space="preserve">, </w:t>
      </w:r>
      <w:r w:rsidR="005862D2" w:rsidRPr="005862D2">
        <w:rPr>
          <w:rFonts w:asciiTheme="minorHAnsi" w:eastAsia="Technika Light" w:hAnsiTheme="minorHAnsi" w:cstheme="minorHAnsi"/>
          <w:sz w:val="22"/>
          <w:szCs w:val="22"/>
        </w:rPr>
        <w:t>nežádá-li z neočekávaných zdravotních důvodů nebo v době, po kterou by jinak trvala mateřská dovolená, podané alespoň 30 dní před začátkem příslušného akademického roku,</w:t>
      </w:r>
      <w:r w:rsidRPr="00D47776">
        <w:rPr>
          <w:rFonts w:asciiTheme="minorHAnsi" w:eastAsia="Technika Light" w:hAnsiTheme="minorHAnsi" w:cstheme="minorHAnsi"/>
          <w:sz w:val="22"/>
          <w:szCs w:val="22"/>
        </w:rPr>
        <w:t xml:space="preserve"> může děkan povolit absolvování jednoho nebo více akademických roků podle individuálního studijního plánu, jehož průběh a</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podmínky zároveň stanoví. Ostatní ustanovení tohoto řádu včetně standardní doby studia, maximální doby studia a</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 xml:space="preserve">ukončení studia nejsou tímto dotčena; </w:t>
      </w:r>
      <w:r w:rsidRPr="00D47776">
        <w:rPr>
          <w:rFonts w:asciiTheme="minorHAnsi" w:eastAsia="Technika Light" w:hAnsiTheme="minorHAnsi" w:cstheme="minorHAnsi"/>
          <w:sz w:val="22"/>
          <w:szCs w:val="22"/>
          <w:u w:color="00B0F0"/>
        </w:rPr>
        <w:t>výjimkou je studium podle individuálního studijního plánu v době uznané doby rodičovství u</w:t>
      </w:r>
      <w:r w:rsidRPr="00D47776">
        <w:rPr>
          <w:rFonts w:asciiTheme="minorHAnsi" w:hAnsiTheme="minorHAnsi" w:cstheme="minorHAnsi"/>
          <w:sz w:val="22"/>
          <w:szCs w:val="22"/>
          <w:u w:color="00B0F0"/>
        </w:rPr>
        <w:t> </w:t>
      </w:r>
      <w:r w:rsidRPr="00D47776">
        <w:rPr>
          <w:rFonts w:asciiTheme="minorHAnsi" w:eastAsia="Technika Light" w:hAnsiTheme="minorHAnsi" w:cstheme="minorHAnsi"/>
          <w:sz w:val="22"/>
          <w:szCs w:val="22"/>
          <w:u w:color="00B0F0"/>
        </w:rPr>
        <w:t>studentů-rodičů, o jehož dobu se prodlužuje maximální doba studia.</w:t>
      </w:r>
      <w:r w:rsidRPr="00D47776">
        <w:rPr>
          <w:rFonts w:asciiTheme="minorHAnsi" w:eastAsia="Technika Light" w:hAnsiTheme="minorHAnsi" w:cstheme="minorHAnsi"/>
          <w:sz w:val="22"/>
          <w:szCs w:val="22"/>
        </w:rPr>
        <w:t xml:space="preserve"> Neplnění povinností stanovených v</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individuálním studijním plánu je důvodem k</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ukončení studia podle §</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56 odst.</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1 písm.</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b) zákona a čl.</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34 odst.</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7 písm.</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b). Na postup při rozhodování v</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této věci se</w:t>
      </w:r>
      <w:r w:rsidR="00E33422" w:rsidRPr="00D47776">
        <w:rPr>
          <w:rFonts w:asciiTheme="minorHAnsi" w:eastAsia="Technika Light" w:hAnsiTheme="minorHAnsi" w:cstheme="minorHAnsi"/>
          <w:sz w:val="22"/>
          <w:szCs w:val="22"/>
        </w:rPr>
        <w:t> </w:t>
      </w:r>
      <w:r w:rsidRPr="00D47776">
        <w:rPr>
          <w:rFonts w:asciiTheme="minorHAnsi" w:eastAsia="Technika Light" w:hAnsiTheme="minorHAnsi" w:cstheme="minorHAnsi"/>
          <w:sz w:val="22"/>
          <w:szCs w:val="22"/>
        </w:rPr>
        <w:t>vztahuje §</w:t>
      </w:r>
      <w:r w:rsidRPr="00D47776">
        <w:rPr>
          <w:rFonts w:asciiTheme="minorHAnsi" w:hAnsiTheme="minorHAnsi" w:cstheme="minorHAnsi"/>
          <w:sz w:val="22"/>
          <w:szCs w:val="22"/>
        </w:rPr>
        <w:t> </w:t>
      </w:r>
      <w:r w:rsidRPr="00D47776">
        <w:rPr>
          <w:rFonts w:asciiTheme="minorHAnsi" w:eastAsia="Technika Light" w:hAnsiTheme="minorHAnsi" w:cstheme="minorHAnsi"/>
          <w:sz w:val="22"/>
          <w:szCs w:val="22"/>
        </w:rPr>
        <w:t>68 zákona.</w:t>
      </w:r>
    </w:p>
    <w:p w14:paraId="4904F72F" w14:textId="46DEB87B" w:rsidR="005B2C93" w:rsidRPr="00D47776" w:rsidRDefault="005B2C93" w:rsidP="00A235E9">
      <w:pPr>
        <w:pStyle w:val="Odstavecseseznamem"/>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Studentovi </w:t>
      </w:r>
      <w:r w:rsidR="005862D2" w:rsidRPr="005862D2">
        <w:rPr>
          <w:rFonts w:asciiTheme="minorHAnsi" w:hAnsiTheme="minorHAnsi" w:cstheme="minorHAnsi"/>
          <w:sz w:val="22"/>
          <w:szCs w:val="22"/>
        </w:rPr>
        <w:t>může na základě jeho žádosti děkan povolit započítání (uznání) úseku studia (semestr, akademický rok nebo blok) nebo jednotlivých předmětů, pokud od jejich splnění řádným absolvováním ve studiu neuplynulo více než pět let. Uznání lze podmínit vykonáním rozdílových zkoušek</w:t>
      </w:r>
      <w:r w:rsidRPr="00D47776">
        <w:rPr>
          <w:rFonts w:asciiTheme="minorHAnsi" w:hAnsiTheme="minorHAnsi" w:cstheme="minorHAnsi"/>
          <w:sz w:val="22"/>
          <w:szCs w:val="22"/>
        </w:rPr>
        <w:t>.</w:t>
      </w:r>
    </w:p>
    <w:bookmarkEnd w:id="17"/>
    <w:p w14:paraId="4904F730" w14:textId="77777777" w:rsidR="005B2C93" w:rsidRPr="00D47776" w:rsidRDefault="005B2C93"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Studentovi, kterého ČVUT vysílá ke studiu na zahraniční vysokou školu, se uznávají předměty a</w:t>
      </w:r>
      <w:r w:rsidR="0057205F" w:rsidRPr="00D47776">
        <w:rPr>
          <w:rFonts w:asciiTheme="minorHAnsi" w:hAnsiTheme="minorHAnsi" w:cstheme="minorHAnsi"/>
          <w:sz w:val="22"/>
          <w:szCs w:val="22"/>
        </w:rPr>
        <w:t> </w:t>
      </w:r>
      <w:r w:rsidRPr="00D47776">
        <w:rPr>
          <w:rFonts w:asciiTheme="minorHAnsi" w:hAnsiTheme="minorHAnsi" w:cstheme="minorHAnsi"/>
          <w:sz w:val="22"/>
          <w:szCs w:val="22"/>
        </w:rPr>
        <w:t>kredity získané na této zahraniční vysoké škole, pokud odpovídají obsahu jeho studijního programu. O uznání rozhoduje děkan.</w:t>
      </w:r>
    </w:p>
    <w:p w14:paraId="5C492EAB" w14:textId="4793AA08" w:rsidR="00265FC4" w:rsidRPr="00D47776" w:rsidRDefault="00265FC4"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Pokud student splnil podmínky </w:t>
      </w:r>
      <w:r w:rsidR="00037879" w:rsidRPr="00D47776">
        <w:rPr>
          <w:rFonts w:asciiTheme="minorHAnsi" w:hAnsiTheme="minorHAnsi" w:cstheme="minorHAnsi"/>
          <w:sz w:val="22"/>
          <w:szCs w:val="22"/>
        </w:rPr>
        <w:t xml:space="preserve">dané </w:t>
      </w:r>
      <w:r w:rsidR="0095576E" w:rsidRPr="00D47776">
        <w:rPr>
          <w:rFonts w:asciiTheme="minorHAnsi" w:hAnsiTheme="minorHAnsi" w:cstheme="minorHAnsi"/>
          <w:sz w:val="22"/>
          <w:szCs w:val="22"/>
        </w:rPr>
        <w:t xml:space="preserve">tímto řádem </w:t>
      </w:r>
      <w:r w:rsidR="00037879" w:rsidRPr="00D47776">
        <w:rPr>
          <w:rFonts w:asciiTheme="minorHAnsi" w:hAnsiTheme="minorHAnsi" w:cstheme="minorHAnsi"/>
          <w:sz w:val="22"/>
          <w:szCs w:val="22"/>
        </w:rPr>
        <w:t xml:space="preserve">a vnitřními předpisy fakulty </w:t>
      </w:r>
      <w:r w:rsidRPr="00D47776">
        <w:rPr>
          <w:rFonts w:asciiTheme="minorHAnsi" w:hAnsiTheme="minorHAnsi" w:cstheme="minorHAnsi"/>
          <w:sz w:val="22"/>
          <w:szCs w:val="22"/>
        </w:rPr>
        <w:t>pro zápis do dalšího semestru/akademického roku, a rozhodl se pro zápis do semestru/akademického roku je jeho odpovědností</w:t>
      </w:r>
      <w:r w:rsidR="004336E8" w:rsidRPr="00D47776">
        <w:rPr>
          <w:rFonts w:asciiTheme="minorHAnsi" w:hAnsiTheme="minorHAnsi" w:cstheme="minorHAnsi"/>
          <w:sz w:val="22"/>
          <w:szCs w:val="22"/>
        </w:rPr>
        <w:t>,</w:t>
      </w:r>
      <w:r w:rsidRPr="00D47776">
        <w:rPr>
          <w:rFonts w:asciiTheme="minorHAnsi" w:hAnsiTheme="minorHAnsi" w:cstheme="minorHAnsi"/>
          <w:sz w:val="22"/>
          <w:szCs w:val="22"/>
        </w:rPr>
        <w:t xml:space="preserve"> jak </w:t>
      </w:r>
      <w:r w:rsidR="00FD48F3" w:rsidRPr="00D47776">
        <w:rPr>
          <w:rFonts w:asciiTheme="minorHAnsi" w:hAnsiTheme="minorHAnsi" w:cstheme="minorHAnsi"/>
          <w:sz w:val="22"/>
          <w:szCs w:val="22"/>
        </w:rPr>
        <w:t>si nastaví</w:t>
      </w:r>
      <w:r w:rsidRPr="00D47776">
        <w:rPr>
          <w:rFonts w:asciiTheme="minorHAnsi" w:hAnsiTheme="minorHAnsi" w:cstheme="minorHAnsi"/>
          <w:sz w:val="22"/>
          <w:szCs w:val="22"/>
        </w:rPr>
        <w:t xml:space="preserve"> kreditovou zátěž.</w:t>
      </w:r>
    </w:p>
    <w:p w14:paraId="63DF2E1F" w14:textId="25FF7F3D" w:rsidR="00A33D4D" w:rsidRDefault="00A33D4D" w:rsidP="00A235E9">
      <w:pPr>
        <w:numPr>
          <w:ilvl w:val="0"/>
          <w:numId w:val="20"/>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Student je povinen po dobu trvání studia mít v Informačním systému </w:t>
      </w:r>
      <w:r w:rsidR="00FD48F3" w:rsidRPr="00D47776">
        <w:rPr>
          <w:rFonts w:asciiTheme="minorHAnsi" w:hAnsiTheme="minorHAnsi" w:cstheme="minorHAnsi"/>
          <w:sz w:val="22"/>
          <w:szCs w:val="22"/>
        </w:rPr>
        <w:t xml:space="preserve">ČVUT </w:t>
      </w:r>
      <w:r w:rsidRPr="00D47776">
        <w:rPr>
          <w:rFonts w:asciiTheme="minorHAnsi" w:hAnsiTheme="minorHAnsi" w:cstheme="minorHAnsi"/>
          <w:sz w:val="22"/>
          <w:szCs w:val="22"/>
        </w:rPr>
        <w:t xml:space="preserve">(v systému UserMap) zaevidovanou funkční kontaktní e-mailovou adresu vázanou na osobní e-mailovou schránku. Student </w:t>
      </w:r>
      <w:r w:rsidRPr="00D47776">
        <w:rPr>
          <w:rFonts w:asciiTheme="minorHAnsi" w:hAnsiTheme="minorHAnsi" w:cstheme="minorHAnsi"/>
          <w:sz w:val="22"/>
          <w:szCs w:val="22"/>
        </w:rPr>
        <w:lastRenderedPageBreak/>
        <w:t xml:space="preserve">je povinen informace v e-mailové schránce zpracovávat a v e-mailové komunikaci s fakultou / </w:t>
      </w:r>
      <w:del w:id="18" w:author="Zeman, Jan" w:date="2026-02-22T20:00:00Z" w16du:dateUtc="2026-02-22T19:00:00Z">
        <w:r w:rsidRPr="00D47776" w:rsidDel="003B23AB">
          <w:rPr>
            <w:rFonts w:asciiTheme="minorHAnsi" w:hAnsiTheme="minorHAnsi" w:cstheme="minorHAnsi"/>
            <w:sz w:val="22"/>
            <w:szCs w:val="22"/>
          </w:rPr>
          <w:delText xml:space="preserve">univerzitou </w:delText>
        </w:r>
      </w:del>
      <w:proofErr w:type="gramStart"/>
      <w:ins w:id="19" w:author="Zeman, Jan" w:date="2026-02-22T20:00:00Z" w16du:dateUtc="2026-02-22T19:00:00Z">
        <w:r w:rsidR="003B23AB">
          <w:rPr>
            <w:rFonts w:asciiTheme="minorHAnsi" w:hAnsiTheme="minorHAnsi" w:cstheme="minorHAnsi"/>
            <w:sz w:val="22"/>
            <w:szCs w:val="22"/>
          </w:rPr>
          <w:t xml:space="preserve">ČVUT </w:t>
        </w:r>
        <w:r w:rsidR="003B23AB" w:rsidRPr="00D47776">
          <w:rPr>
            <w:rFonts w:asciiTheme="minorHAnsi" w:hAnsiTheme="minorHAnsi" w:cstheme="minorHAnsi"/>
            <w:sz w:val="22"/>
            <w:szCs w:val="22"/>
          </w:rPr>
          <w:t xml:space="preserve"> </w:t>
        </w:r>
      </w:ins>
      <w:r w:rsidRPr="00D47776">
        <w:rPr>
          <w:rFonts w:asciiTheme="minorHAnsi" w:hAnsiTheme="minorHAnsi" w:cstheme="minorHAnsi"/>
          <w:sz w:val="22"/>
          <w:szCs w:val="22"/>
        </w:rPr>
        <w:t>výhradně</w:t>
      </w:r>
      <w:proofErr w:type="gramEnd"/>
      <w:r w:rsidRPr="00D47776">
        <w:rPr>
          <w:rFonts w:asciiTheme="minorHAnsi" w:hAnsiTheme="minorHAnsi" w:cstheme="minorHAnsi"/>
          <w:sz w:val="22"/>
          <w:szCs w:val="22"/>
        </w:rPr>
        <w:t xml:space="preserve"> používat tuto e-mailovou adresu (schránku).</w:t>
      </w:r>
    </w:p>
    <w:p w14:paraId="7FAF35F7" w14:textId="44E0749F" w:rsidR="005862D2" w:rsidRDefault="005862D2" w:rsidP="00A235E9">
      <w:pPr>
        <w:numPr>
          <w:ilvl w:val="0"/>
          <w:numId w:val="20"/>
        </w:numPr>
        <w:spacing w:afterLines="40" w:after="96"/>
        <w:ind w:left="454" w:hanging="454"/>
        <w:rPr>
          <w:rFonts w:asciiTheme="minorHAnsi" w:hAnsiTheme="minorHAnsi" w:cstheme="minorHAnsi"/>
          <w:sz w:val="22"/>
          <w:szCs w:val="22"/>
        </w:rPr>
      </w:pPr>
      <w:bookmarkStart w:id="20" w:name="_Hlk218860918"/>
      <w:r w:rsidRPr="005862D2">
        <w:rPr>
          <w:rFonts w:asciiTheme="minorHAnsi" w:hAnsiTheme="minorHAnsi" w:cstheme="minorHAnsi"/>
          <w:sz w:val="22"/>
          <w:szCs w:val="22"/>
        </w:rPr>
        <w:t>Student je povinen hlásit děkanovi ztrátu zdravotní způsobilosti, která byla podmínkou pro přijetí ke</w:t>
      </w:r>
      <w:r>
        <w:rPr>
          <w:rFonts w:asciiTheme="minorHAnsi" w:hAnsiTheme="minorHAnsi" w:cstheme="minorHAnsi"/>
          <w:sz w:val="22"/>
          <w:szCs w:val="22"/>
        </w:rPr>
        <w:t> </w:t>
      </w:r>
      <w:r w:rsidRPr="005862D2">
        <w:rPr>
          <w:rFonts w:asciiTheme="minorHAnsi" w:hAnsiTheme="minorHAnsi" w:cstheme="minorHAnsi"/>
          <w:sz w:val="22"/>
          <w:szCs w:val="22"/>
        </w:rPr>
        <w:t>studiu v jím studovaném studijním programu. Na výzvu garanta studijního programu nebo děkana je dále povinen ji kdykoli v průběhu studia doložit, a to ve lhůtě stanovené výzvou</w:t>
      </w:r>
      <w:r>
        <w:rPr>
          <w:rFonts w:asciiTheme="minorHAnsi" w:hAnsiTheme="minorHAnsi" w:cstheme="minorHAnsi"/>
          <w:sz w:val="22"/>
          <w:szCs w:val="22"/>
        </w:rPr>
        <w:t>.</w:t>
      </w:r>
    </w:p>
    <w:p w14:paraId="71E6C935" w14:textId="095D8ED2" w:rsidR="005862D2" w:rsidRDefault="005862D2" w:rsidP="00A235E9">
      <w:pPr>
        <w:numPr>
          <w:ilvl w:val="0"/>
          <w:numId w:val="20"/>
        </w:numPr>
        <w:spacing w:afterLines="40" w:after="96"/>
        <w:ind w:left="454" w:hanging="454"/>
        <w:rPr>
          <w:rFonts w:asciiTheme="minorHAnsi" w:hAnsiTheme="minorHAnsi" w:cstheme="minorHAnsi"/>
          <w:sz w:val="22"/>
          <w:szCs w:val="22"/>
        </w:rPr>
      </w:pPr>
      <w:r w:rsidRPr="005862D2">
        <w:rPr>
          <w:rFonts w:asciiTheme="minorHAnsi" w:hAnsiTheme="minorHAnsi" w:cstheme="minorHAnsi"/>
          <w:sz w:val="22"/>
          <w:szCs w:val="22"/>
        </w:rPr>
        <w:t>Student, který ztratil svou zdravotní způsobilost, podá po konzultaci s proděkanem pro studium žádost o přestup do jiného studijního programu (článek 15), v němž zdravotní způsobilost nebyla podmínkou pro přijetí. Pro přestup se adekvátně použijí pravidla uvedená ve směrnici prorektora Přestupy mezi studijními programy ČVUT (v části Přestupy mezi studijními programy z důvodu ukončení akreditace). Pokud tak student neučiní, může mu být studium ukončeno podle § 56 odst. 1 písm. b) zákona a čl. 34 odst. 7 písm. b); na postup při rozhodování v této věci se vztahuje § 68 zákona. Je-li ztráta zdravotní způsobilosti dočasná, rozhodne děkan namísto o ukončení studia o jeho přerušení podle odst. 5 písm. a).</w:t>
      </w:r>
    </w:p>
    <w:bookmarkEnd w:id="20"/>
    <w:p w14:paraId="4904F731" w14:textId="77777777" w:rsidR="00A856D4" w:rsidRPr="00D47776" w:rsidRDefault="00A856D4" w:rsidP="005B2C93">
      <w:pPr>
        <w:pStyle w:val="Normln1"/>
        <w:spacing w:before="0" w:afterLines="40" w:after="96"/>
        <w:ind w:left="454" w:hanging="454"/>
        <w:rPr>
          <w:rFonts w:asciiTheme="minorHAnsi" w:hAnsiTheme="minorHAnsi" w:cstheme="minorHAnsi"/>
          <w:sz w:val="22"/>
          <w:szCs w:val="22"/>
        </w:rPr>
      </w:pPr>
    </w:p>
    <w:p w14:paraId="4904F732"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14</w:t>
      </w:r>
    </w:p>
    <w:p w14:paraId="4904F733"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Kontrola studia a podmínky pro pokračování ve studiu</w:t>
      </w:r>
    </w:p>
    <w:p w14:paraId="4904F734" w14:textId="77777777" w:rsidR="005B2C93" w:rsidRPr="00D47776" w:rsidRDefault="005B2C93" w:rsidP="00A235E9">
      <w:pPr>
        <w:numPr>
          <w:ilvl w:val="0"/>
          <w:numId w:val="2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Kontrola studia se provádí v časově vymezených úsecích daných studijním plánem studijního </w:t>
      </w:r>
      <w:r w:rsidR="00672E4C" w:rsidRPr="00D47776">
        <w:rPr>
          <w:rFonts w:asciiTheme="minorHAnsi" w:hAnsiTheme="minorHAnsi" w:cstheme="minorHAnsi"/>
          <w:sz w:val="22"/>
          <w:szCs w:val="22"/>
        </w:rPr>
        <w:t>programu – semestr</w:t>
      </w:r>
      <w:r w:rsidRPr="00D47776">
        <w:rPr>
          <w:rFonts w:asciiTheme="minorHAnsi" w:hAnsiTheme="minorHAnsi" w:cstheme="minorHAnsi"/>
          <w:sz w:val="22"/>
          <w:szCs w:val="22"/>
        </w:rPr>
        <w:t>, akademický rok, blok studia.</w:t>
      </w:r>
    </w:p>
    <w:p w14:paraId="4904F735" w14:textId="72EC718C" w:rsidR="005B2C93" w:rsidRPr="00D47776" w:rsidRDefault="005B2C93" w:rsidP="00A235E9">
      <w:pPr>
        <w:numPr>
          <w:ilvl w:val="0"/>
          <w:numId w:val="2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Způsoby kontroly jsou stanoveny v dokumentaci studijního programu, </w:t>
      </w:r>
      <w:r w:rsidRPr="00D47776">
        <w:rPr>
          <w:rFonts w:asciiTheme="minorHAnsi" w:hAnsiTheme="minorHAnsi" w:cstheme="minorHAnsi"/>
          <w:bCs/>
          <w:sz w:val="22"/>
          <w:szCs w:val="22"/>
        </w:rPr>
        <w:t xml:space="preserve">včetně podmínek pro jejich úspěšné splnění. Pokud student nesplnil některou z kontrol studijních povinností během studia, studium se ukončuje podle </w:t>
      </w:r>
      <w:r w:rsidR="00EF2C34" w:rsidRPr="00D47776">
        <w:rPr>
          <w:rFonts w:asciiTheme="minorHAnsi" w:hAnsiTheme="minorHAnsi" w:cstheme="minorHAnsi"/>
          <w:bCs/>
          <w:sz w:val="22"/>
          <w:szCs w:val="22"/>
        </w:rPr>
        <w:t>§ </w:t>
      </w:r>
      <w:r w:rsidRPr="00D47776">
        <w:rPr>
          <w:rFonts w:asciiTheme="minorHAnsi" w:hAnsiTheme="minorHAnsi" w:cstheme="minorHAnsi"/>
          <w:bCs/>
          <w:sz w:val="22"/>
          <w:szCs w:val="22"/>
        </w:rPr>
        <w:t xml:space="preserve">56 </w:t>
      </w:r>
      <w:r w:rsidR="00EF2C34" w:rsidRPr="00D47776">
        <w:rPr>
          <w:rFonts w:asciiTheme="minorHAnsi" w:hAnsiTheme="minorHAnsi" w:cstheme="minorHAnsi"/>
          <w:bCs/>
          <w:sz w:val="22"/>
          <w:szCs w:val="22"/>
        </w:rPr>
        <w:t>odst. </w:t>
      </w:r>
      <w:r w:rsidRPr="00D47776">
        <w:rPr>
          <w:rFonts w:asciiTheme="minorHAnsi" w:hAnsiTheme="minorHAnsi" w:cstheme="minorHAnsi"/>
          <w:bCs/>
          <w:sz w:val="22"/>
          <w:szCs w:val="22"/>
        </w:rPr>
        <w:t xml:space="preserve">1 </w:t>
      </w:r>
      <w:r w:rsidR="00EF2C34" w:rsidRPr="00D47776">
        <w:rPr>
          <w:rFonts w:asciiTheme="minorHAnsi" w:hAnsiTheme="minorHAnsi" w:cstheme="minorHAnsi"/>
          <w:bCs/>
          <w:sz w:val="22"/>
          <w:szCs w:val="22"/>
        </w:rPr>
        <w:t>písm. </w:t>
      </w:r>
      <w:r w:rsidRPr="00D47776">
        <w:rPr>
          <w:rFonts w:asciiTheme="minorHAnsi" w:hAnsiTheme="minorHAnsi" w:cstheme="minorHAnsi"/>
          <w:bCs/>
          <w:sz w:val="22"/>
          <w:szCs w:val="22"/>
        </w:rPr>
        <w:t xml:space="preserve">b) zákona a </w:t>
      </w:r>
      <w:r w:rsidR="00EF2C34" w:rsidRPr="00D47776">
        <w:rPr>
          <w:rFonts w:asciiTheme="minorHAnsi" w:hAnsiTheme="minorHAnsi" w:cstheme="minorHAnsi"/>
          <w:bCs/>
          <w:sz w:val="22"/>
          <w:szCs w:val="22"/>
        </w:rPr>
        <w:t>čl. </w:t>
      </w:r>
      <w:r w:rsidRPr="00D47776">
        <w:rPr>
          <w:rFonts w:asciiTheme="minorHAnsi" w:hAnsiTheme="minorHAnsi" w:cstheme="minorHAnsi"/>
          <w:bCs/>
          <w:sz w:val="22"/>
          <w:szCs w:val="22"/>
        </w:rPr>
        <w:t xml:space="preserve">34 </w:t>
      </w:r>
      <w:r w:rsidR="00EF2C34" w:rsidRPr="00D47776">
        <w:rPr>
          <w:rFonts w:asciiTheme="minorHAnsi" w:hAnsiTheme="minorHAnsi" w:cstheme="minorHAnsi"/>
          <w:bCs/>
          <w:sz w:val="22"/>
          <w:szCs w:val="22"/>
        </w:rPr>
        <w:t>odst. </w:t>
      </w:r>
      <w:r w:rsidRPr="00D47776">
        <w:rPr>
          <w:rFonts w:asciiTheme="minorHAnsi" w:hAnsiTheme="minorHAnsi" w:cstheme="minorHAnsi"/>
          <w:bCs/>
          <w:sz w:val="22"/>
          <w:szCs w:val="22"/>
        </w:rPr>
        <w:t xml:space="preserve">7 </w:t>
      </w:r>
      <w:r w:rsidR="00EF2C34" w:rsidRPr="00D47776">
        <w:rPr>
          <w:rFonts w:asciiTheme="minorHAnsi" w:hAnsiTheme="minorHAnsi" w:cstheme="minorHAnsi"/>
          <w:bCs/>
          <w:sz w:val="22"/>
          <w:szCs w:val="22"/>
        </w:rPr>
        <w:t>písm. </w:t>
      </w:r>
      <w:r w:rsidRPr="00D47776">
        <w:rPr>
          <w:rFonts w:asciiTheme="minorHAnsi" w:hAnsiTheme="minorHAnsi" w:cstheme="minorHAnsi"/>
          <w:bCs/>
          <w:sz w:val="22"/>
          <w:szCs w:val="22"/>
        </w:rPr>
        <w:t>b).</w:t>
      </w:r>
      <w:r w:rsidRPr="00D47776">
        <w:rPr>
          <w:rFonts w:asciiTheme="minorHAnsi" w:hAnsiTheme="minorHAnsi" w:cstheme="minorHAnsi"/>
          <w:sz w:val="22"/>
          <w:szCs w:val="22"/>
        </w:rPr>
        <w:t xml:space="preserve"> Na postup při</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rozhodování v</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 xml:space="preserve">této věci se 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w:t>
      </w:r>
    </w:p>
    <w:p w14:paraId="4904F736" w14:textId="77777777" w:rsidR="00022297" w:rsidRPr="00D47776" w:rsidRDefault="005B2C93" w:rsidP="00A235E9">
      <w:pPr>
        <w:numPr>
          <w:ilvl w:val="0"/>
          <w:numId w:val="2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Termíny a organizaci zápisu do jednotlivých časově vymezených úseků studia stanoví děkan.</w:t>
      </w:r>
    </w:p>
    <w:p w14:paraId="4904F737" w14:textId="77777777" w:rsidR="005B2C93" w:rsidRPr="00D47776" w:rsidRDefault="005B2C93" w:rsidP="00A235E9">
      <w:pPr>
        <w:numPr>
          <w:ilvl w:val="0"/>
          <w:numId w:val="2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Minimální počet získaných kreditů nutný pro pokračování ve studiu</w:t>
      </w:r>
      <w:r w:rsidR="005525C8" w:rsidRPr="00D47776">
        <w:rPr>
          <w:rFonts w:asciiTheme="minorHAnsi" w:hAnsiTheme="minorHAnsi" w:cstheme="minorHAnsi"/>
          <w:sz w:val="22"/>
          <w:szCs w:val="22"/>
        </w:rPr>
        <w:t xml:space="preserve"> </w:t>
      </w:r>
    </w:p>
    <w:p w14:paraId="4904F738" w14:textId="77777777" w:rsidR="005525C8" w:rsidRPr="00D47776" w:rsidRDefault="005525C8" w:rsidP="005525C8">
      <w:pPr>
        <w:spacing w:afterLines="40" w:after="96"/>
        <w:ind w:left="454" w:firstLine="0"/>
        <w:rPr>
          <w:rFonts w:asciiTheme="minorHAnsi" w:hAnsiTheme="minorHAnsi" w:cstheme="minorHAnsi"/>
          <w:sz w:val="22"/>
          <w:szCs w:val="22"/>
        </w:rPr>
      </w:pPr>
    </w:p>
    <w:tbl>
      <w:tblPr>
        <w:tblW w:w="4628" w:type="pct"/>
        <w:tblInd w:w="699" w:type="dxa"/>
        <w:tblLook w:val="0000" w:firstRow="0" w:lastRow="0" w:firstColumn="0" w:lastColumn="0" w:noHBand="0" w:noVBand="0"/>
      </w:tblPr>
      <w:tblGrid>
        <w:gridCol w:w="5330"/>
        <w:gridCol w:w="1678"/>
        <w:gridCol w:w="1678"/>
      </w:tblGrid>
      <w:tr w:rsidR="00D47776" w:rsidRPr="00D47776" w14:paraId="4904F73D" w14:textId="77777777" w:rsidTr="00D436B4">
        <w:trPr>
          <w:trHeight w:val="547"/>
        </w:trPr>
        <w:tc>
          <w:tcPr>
            <w:tcW w:w="3067" w:type="pct"/>
            <w:tcBorders>
              <w:top w:val="single" w:sz="8" w:space="0" w:color="000000"/>
              <w:left w:val="single" w:sz="8" w:space="0" w:color="000000"/>
              <w:bottom w:val="single" w:sz="8" w:space="0" w:color="000000"/>
              <w:right w:val="single" w:sz="8" w:space="0" w:color="000000"/>
            </w:tcBorders>
          </w:tcPr>
          <w:p w14:paraId="4904F739" w14:textId="77777777" w:rsidR="005B2C93" w:rsidRPr="00D47776" w:rsidRDefault="005B2C93" w:rsidP="00D436B4">
            <w:pPr>
              <w:spacing w:afterLines="40" w:after="96"/>
              <w:ind w:left="454" w:hanging="454"/>
              <w:jc w:val="center"/>
              <w:rPr>
                <w:rFonts w:asciiTheme="minorHAnsi" w:hAnsiTheme="minorHAnsi" w:cstheme="minorHAnsi"/>
                <w:b/>
                <w:sz w:val="22"/>
                <w:szCs w:val="22"/>
              </w:rPr>
            </w:pPr>
          </w:p>
          <w:p w14:paraId="4904F73A" w14:textId="77777777" w:rsidR="005B2C93" w:rsidRPr="00D47776" w:rsidRDefault="005B2C93" w:rsidP="00D436B4">
            <w:pPr>
              <w:spacing w:afterLines="40" w:after="96"/>
              <w:ind w:left="454" w:hanging="454"/>
              <w:jc w:val="center"/>
              <w:rPr>
                <w:rFonts w:asciiTheme="minorHAnsi" w:hAnsiTheme="minorHAnsi" w:cstheme="minorHAnsi"/>
                <w:b/>
                <w:sz w:val="22"/>
                <w:szCs w:val="22"/>
              </w:rPr>
            </w:pPr>
            <w:r w:rsidRPr="00D47776">
              <w:rPr>
                <w:rFonts w:asciiTheme="minorHAnsi" w:hAnsiTheme="minorHAnsi" w:cstheme="minorHAnsi"/>
                <w:b/>
                <w:sz w:val="22"/>
                <w:szCs w:val="22"/>
              </w:rPr>
              <w:t>Doba studia</w:t>
            </w:r>
          </w:p>
        </w:tc>
        <w:tc>
          <w:tcPr>
            <w:tcW w:w="966" w:type="pct"/>
            <w:tcBorders>
              <w:top w:val="single" w:sz="8" w:space="0" w:color="000000"/>
              <w:left w:val="single" w:sz="8" w:space="0" w:color="000000"/>
              <w:bottom w:val="single" w:sz="8" w:space="0" w:color="000000"/>
              <w:right w:val="single" w:sz="8" w:space="0" w:color="000000"/>
            </w:tcBorders>
          </w:tcPr>
          <w:p w14:paraId="4904F73B" w14:textId="77777777" w:rsidR="005B2C93" w:rsidRPr="00D47776" w:rsidRDefault="005B2C93" w:rsidP="00D436B4">
            <w:pPr>
              <w:spacing w:afterLines="40" w:after="96"/>
              <w:ind w:left="0" w:firstLine="0"/>
              <w:jc w:val="center"/>
              <w:rPr>
                <w:rFonts w:asciiTheme="minorHAnsi" w:hAnsiTheme="minorHAnsi" w:cstheme="minorHAnsi"/>
                <w:b/>
                <w:sz w:val="22"/>
                <w:szCs w:val="22"/>
              </w:rPr>
            </w:pPr>
            <w:r w:rsidRPr="00D47776">
              <w:rPr>
                <w:rFonts w:asciiTheme="minorHAnsi" w:hAnsiTheme="minorHAnsi" w:cstheme="minorHAnsi"/>
                <w:b/>
                <w:sz w:val="22"/>
                <w:szCs w:val="22"/>
              </w:rPr>
              <w:t>Bakalářský studijní program</w:t>
            </w:r>
          </w:p>
        </w:tc>
        <w:tc>
          <w:tcPr>
            <w:tcW w:w="966" w:type="pct"/>
            <w:tcBorders>
              <w:top w:val="single" w:sz="8" w:space="0" w:color="000000"/>
              <w:left w:val="single" w:sz="8" w:space="0" w:color="000000"/>
              <w:bottom w:val="single" w:sz="8" w:space="0" w:color="000000"/>
              <w:right w:val="single" w:sz="8" w:space="0" w:color="000000"/>
            </w:tcBorders>
          </w:tcPr>
          <w:p w14:paraId="4904F73C" w14:textId="77777777" w:rsidR="005B2C93" w:rsidRPr="00D47776" w:rsidRDefault="005B2C93" w:rsidP="00D436B4">
            <w:pPr>
              <w:spacing w:afterLines="40" w:after="96"/>
              <w:ind w:left="0" w:firstLine="0"/>
              <w:jc w:val="center"/>
              <w:rPr>
                <w:rFonts w:asciiTheme="minorHAnsi" w:hAnsiTheme="minorHAnsi" w:cstheme="minorHAnsi"/>
                <w:b/>
                <w:sz w:val="22"/>
                <w:szCs w:val="22"/>
              </w:rPr>
            </w:pPr>
            <w:r w:rsidRPr="00D47776">
              <w:rPr>
                <w:rFonts w:asciiTheme="minorHAnsi" w:hAnsiTheme="minorHAnsi" w:cstheme="minorHAnsi"/>
                <w:b/>
                <w:sz w:val="22"/>
                <w:szCs w:val="22"/>
              </w:rPr>
              <w:t>Magisterský studijní program</w:t>
            </w:r>
          </w:p>
        </w:tc>
      </w:tr>
      <w:tr w:rsidR="00D47776" w:rsidRPr="00D47776" w14:paraId="4904F741" w14:textId="77777777" w:rsidTr="00D436B4">
        <w:trPr>
          <w:trHeight w:val="263"/>
        </w:trPr>
        <w:tc>
          <w:tcPr>
            <w:tcW w:w="3067" w:type="pct"/>
            <w:tcBorders>
              <w:top w:val="single" w:sz="8" w:space="0" w:color="000000"/>
              <w:left w:val="single" w:sz="8" w:space="0" w:color="000000"/>
              <w:bottom w:val="single" w:sz="8" w:space="0" w:color="000000"/>
              <w:right w:val="single" w:sz="8" w:space="0" w:color="000000"/>
            </w:tcBorders>
          </w:tcPr>
          <w:p w14:paraId="4904F73E" w14:textId="77777777" w:rsidR="005B2C93" w:rsidRPr="00D47776" w:rsidRDefault="005B2C93" w:rsidP="00D436B4">
            <w:pPr>
              <w:pStyle w:val="Default"/>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za první semestr studia </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3F" w14:textId="77777777" w:rsidR="005B2C93" w:rsidRPr="00D47776" w:rsidRDefault="005B2C93" w:rsidP="00D436B4">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color w:val="auto"/>
                <w:sz w:val="22"/>
                <w:szCs w:val="22"/>
              </w:rPr>
              <w:t>15</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40" w14:textId="77777777" w:rsidR="005B2C93" w:rsidRPr="00D47776" w:rsidRDefault="005B2C93" w:rsidP="00D436B4">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color w:val="auto"/>
                <w:sz w:val="22"/>
                <w:szCs w:val="22"/>
              </w:rPr>
              <w:t>20</w:t>
            </w:r>
          </w:p>
        </w:tc>
      </w:tr>
      <w:tr w:rsidR="00D47776" w:rsidRPr="00D47776" w14:paraId="4904F745" w14:textId="77777777" w:rsidTr="00D436B4">
        <w:trPr>
          <w:trHeight w:val="263"/>
        </w:trPr>
        <w:tc>
          <w:tcPr>
            <w:tcW w:w="3067" w:type="pct"/>
            <w:tcBorders>
              <w:top w:val="single" w:sz="8" w:space="0" w:color="000000"/>
              <w:left w:val="single" w:sz="8" w:space="0" w:color="000000"/>
              <w:bottom w:val="single" w:sz="8" w:space="0" w:color="000000"/>
              <w:right w:val="single" w:sz="8" w:space="0" w:color="000000"/>
            </w:tcBorders>
          </w:tcPr>
          <w:p w14:paraId="4904F742" w14:textId="77777777" w:rsidR="005B2C93" w:rsidRPr="00D47776" w:rsidRDefault="005B2C93" w:rsidP="00D436B4">
            <w:pPr>
              <w:pStyle w:val="Default"/>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za první akademický rok studia (2 semestry) </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43" w14:textId="77777777" w:rsidR="005B2C93" w:rsidRPr="00D47776" w:rsidRDefault="005B2C93" w:rsidP="00D436B4">
            <w:pPr>
              <w:pStyle w:val="Default"/>
              <w:spacing w:afterLines="40" w:after="96"/>
              <w:ind w:left="454" w:hanging="454"/>
              <w:jc w:val="center"/>
              <w:rPr>
                <w:rFonts w:asciiTheme="minorHAnsi" w:hAnsiTheme="minorHAnsi" w:cstheme="minorHAnsi"/>
                <w:bCs/>
                <w:color w:val="auto"/>
                <w:sz w:val="22"/>
                <w:szCs w:val="22"/>
              </w:rPr>
            </w:pPr>
            <w:r w:rsidRPr="00D47776">
              <w:rPr>
                <w:rFonts w:asciiTheme="minorHAnsi" w:hAnsiTheme="minorHAnsi" w:cstheme="minorHAnsi"/>
                <w:bCs/>
                <w:color w:val="auto"/>
                <w:sz w:val="22"/>
                <w:szCs w:val="22"/>
              </w:rPr>
              <w:t>30</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44" w14:textId="77777777" w:rsidR="005B2C93" w:rsidRPr="00D47776" w:rsidRDefault="005B2C93" w:rsidP="00D436B4">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color w:val="auto"/>
                <w:sz w:val="22"/>
                <w:szCs w:val="22"/>
              </w:rPr>
              <w:t>40</w:t>
            </w:r>
          </w:p>
        </w:tc>
      </w:tr>
      <w:tr w:rsidR="00D47776" w:rsidRPr="00D47776" w14:paraId="4904F749" w14:textId="77777777" w:rsidTr="00D436B4">
        <w:trPr>
          <w:trHeight w:val="263"/>
        </w:trPr>
        <w:tc>
          <w:tcPr>
            <w:tcW w:w="3067" w:type="pct"/>
            <w:tcBorders>
              <w:top w:val="single" w:sz="8" w:space="0" w:color="000000"/>
              <w:left w:val="single" w:sz="8" w:space="0" w:color="000000"/>
              <w:bottom w:val="single" w:sz="8" w:space="0" w:color="000000"/>
              <w:right w:val="single" w:sz="8" w:space="0" w:color="000000"/>
            </w:tcBorders>
          </w:tcPr>
          <w:p w14:paraId="4904F746" w14:textId="77777777" w:rsidR="005B2C93" w:rsidRPr="00D47776" w:rsidRDefault="005B2C93" w:rsidP="00D436B4">
            <w:pPr>
              <w:pStyle w:val="Default"/>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za každý další akademický rok studia (2 semestry) </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47" w14:textId="77777777" w:rsidR="005B2C93" w:rsidRPr="00D47776" w:rsidRDefault="005B2C93" w:rsidP="00D436B4">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color w:val="auto"/>
                <w:sz w:val="22"/>
                <w:szCs w:val="22"/>
              </w:rPr>
              <w:t>40</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48" w14:textId="77777777" w:rsidR="005B2C93" w:rsidRPr="00D47776" w:rsidRDefault="005B2C93" w:rsidP="00D436B4">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color w:val="auto"/>
                <w:sz w:val="22"/>
                <w:szCs w:val="22"/>
              </w:rPr>
              <w:t>40</w:t>
            </w:r>
          </w:p>
        </w:tc>
      </w:tr>
      <w:tr w:rsidR="005B2C93" w:rsidRPr="00D47776" w14:paraId="4904F74E" w14:textId="77777777" w:rsidTr="00D436B4">
        <w:trPr>
          <w:trHeight w:val="744"/>
        </w:trPr>
        <w:tc>
          <w:tcPr>
            <w:tcW w:w="3067" w:type="pct"/>
            <w:tcBorders>
              <w:top w:val="single" w:sz="8" w:space="0" w:color="000000"/>
              <w:left w:val="single" w:sz="8" w:space="0" w:color="000000"/>
              <w:bottom w:val="single" w:sz="8" w:space="0" w:color="000000"/>
              <w:right w:val="single" w:sz="8" w:space="0" w:color="000000"/>
            </w:tcBorders>
          </w:tcPr>
          <w:p w14:paraId="4904F74A" w14:textId="77777777" w:rsidR="005B2C93" w:rsidRPr="00D47776" w:rsidRDefault="005B2C93" w:rsidP="00D436B4">
            <w:pPr>
              <w:pStyle w:val="Default"/>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za každý další akademický rok studia (2 semestry),</w:t>
            </w:r>
          </w:p>
          <w:p w14:paraId="4904F74B" w14:textId="77777777" w:rsidR="005B2C93" w:rsidRPr="00D47776" w:rsidRDefault="005B2C93" w:rsidP="00D436B4">
            <w:pPr>
              <w:pStyle w:val="Default"/>
              <w:spacing w:afterLines="40" w:after="9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pokud část akademického roku nebyl studentem příslušného studijního programu (přerušení studia, přestup) </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4C" w14:textId="77777777" w:rsidR="005B2C93" w:rsidRPr="00D47776" w:rsidRDefault="005B2C93" w:rsidP="00D436B4">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color w:val="auto"/>
                <w:sz w:val="22"/>
                <w:szCs w:val="22"/>
              </w:rPr>
              <w:t>20</w:t>
            </w:r>
          </w:p>
        </w:tc>
        <w:tc>
          <w:tcPr>
            <w:tcW w:w="966" w:type="pct"/>
            <w:tcBorders>
              <w:top w:val="single" w:sz="8" w:space="0" w:color="000000"/>
              <w:left w:val="single" w:sz="8" w:space="0" w:color="000000"/>
              <w:bottom w:val="single" w:sz="8" w:space="0" w:color="000000"/>
              <w:right w:val="single" w:sz="8" w:space="0" w:color="000000"/>
            </w:tcBorders>
            <w:vAlign w:val="center"/>
          </w:tcPr>
          <w:p w14:paraId="4904F74D" w14:textId="77777777" w:rsidR="005B2C93" w:rsidRPr="00D47776" w:rsidRDefault="005B2C93" w:rsidP="00D436B4">
            <w:pPr>
              <w:pStyle w:val="Defaul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color w:val="auto"/>
                <w:sz w:val="22"/>
                <w:szCs w:val="22"/>
              </w:rPr>
              <w:t>20</w:t>
            </w:r>
          </w:p>
        </w:tc>
      </w:tr>
    </w:tbl>
    <w:p w14:paraId="4904F74F" w14:textId="77777777" w:rsidR="005525C8" w:rsidRPr="00D47776" w:rsidRDefault="005525C8" w:rsidP="005525C8">
      <w:pPr>
        <w:spacing w:afterLines="40" w:after="96"/>
        <w:ind w:left="454" w:firstLine="0"/>
        <w:rPr>
          <w:rFonts w:asciiTheme="minorHAnsi" w:hAnsiTheme="minorHAnsi" w:cstheme="minorHAnsi"/>
          <w:sz w:val="22"/>
          <w:szCs w:val="22"/>
        </w:rPr>
      </w:pPr>
    </w:p>
    <w:p w14:paraId="4904F750" w14:textId="77777777" w:rsidR="005B2C93" w:rsidRPr="00D47776" w:rsidRDefault="005B2C93" w:rsidP="0017118B">
      <w:pPr>
        <w:pStyle w:val="Default"/>
        <w:spacing w:afterLines="40" w:after="96"/>
        <w:ind w:left="454"/>
        <w:jc w:val="both"/>
        <w:rPr>
          <w:rFonts w:asciiTheme="minorHAnsi" w:hAnsiTheme="minorHAnsi"/>
          <w:color w:val="auto"/>
          <w:sz w:val="22"/>
        </w:rPr>
      </w:pPr>
      <w:r w:rsidRPr="00D47776">
        <w:rPr>
          <w:rFonts w:asciiTheme="minorHAnsi" w:hAnsiTheme="minorHAnsi"/>
          <w:color w:val="auto"/>
          <w:sz w:val="22"/>
        </w:rPr>
        <w:t>Do počtu získaných kreditů se zahrnují pouze kredity za předměty studijního plánu studijního programu, v němž je student zapsán.</w:t>
      </w:r>
    </w:p>
    <w:p w14:paraId="4904F751" w14:textId="77777777" w:rsidR="005B2C93" w:rsidRPr="00D47776" w:rsidRDefault="005B2C93" w:rsidP="00A235E9">
      <w:pPr>
        <w:pStyle w:val="Odstavecseseznamem"/>
        <w:numPr>
          <w:ilvl w:val="0"/>
          <w:numId w:val="2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Jiný počet kreditů, než je uvedeno v odstavci 4, může stanovit děkan v</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 xml:space="preserve">souladu s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13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9 až 11 nebo v případě, že studentovi chybí v příslušném akademickém roce k dosažení celkového požadovaného počtu za celé studium méně než 40 kreditů.</w:t>
      </w:r>
    </w:p>
    <w:p w14:paraId="4904F752" w14:textId="73CCFBC5" w:rsidR="005B2C93" w:rsidRPr="00D47776" w:rsidRDefault="005B2C93" w:rsidP="00A235E9">
      <w:pPr>
        <w:numPr>
          <w:ilvl w:val="0"/>
          <w:numId w:val="2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lastRenderedPageBreak/>
        <w:t xml:space="preserve">Kredity za předměty zapsané a uznané podle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13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10 nejsou považovány za kredity získané v</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tomto semestru, akademickém roce nebo bloku studia. Započítávají se pouze do celkového součtu kreditů studentem získaných.</w:t>
      </w:r>
    </w:p>
    <w:p w14:paraId="4904F753" w14:textId="77777777" w:rsidR="005B2C93" w:rsidRPr="00D47776" w:rsidRDefault="005B2C93" w:rsidP="00A235E9">
      <w:pPr>
        <w:numPr>
          <w:ilvl w:val="0"/>
          <w:numId w:val="21"/>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Kontrola získaného počtu kreditů se uskutečňuje za semestr, akademický rok nebo blok studia v</w:t>
      </w:r>
      <w:r w:rsidR="00A2678B" w:rsidRPr="00D47776">
        <w:rPr>
          <w:rFonts w:asciiTheme="minorHAnsi" w:hAnsiTheme="minorHAnsi" w:cstheme="minorHAnsi"/>
          <w:sz w:val="22"/>
          <w:szCs w:val="22"/>
        </w:rPr>
        <w:t> </w:t>
      </w:r>
      <w:r w:rsidRPr="00D47776">
        <w:rPr>
          <w:rFonts w:asciiTheme="minorHAnsi" w:hAnsiTheme="minorHAnsi" w:cstheme="minorHAnsi"/>
          <w:sz w:val="22"/>
          <w:szCs w:val="22"/>
        </w:rPr>
        <w:t>souladu se studijním plánem studijního programu. Studentovi, který nezíská ani minimální počet kreditů podle odstavců 4</w:t>
      </w:r>
      <w:r w:rsidR="00275604" w:rsidRPr="00D47776">
        <w:rPr>
          <w:rFonts w:asciiTheme="minorHAnsi" w:hAnsiTheme="minorHAnsi" w:cstheme="minorHAnsi"/>
          <w:sz w:val="22"/>
          <w:szCs w:val="22"/>
        </w:rPr>
        <w:t> </w:t>
      </w:r>
      <w:r w:rsidRPr="00D47776">
        <w:rPr>
          <w:rFonts w:asciiTheme="minorHAnsi" w:hAnsiTheme="minorHAnsi" w:cstheme="minorHAnsi"/>
          <w:sz w:val="22"/>
          <w:szCs w:val="22"/>
        </w:rPr>
        <w:t>až</w:t>
      </w:r>
      <w:r w:rsidR="00275604" w:rsidRPr="00D47776">
        <w:rPr>
          <w:rFonts w:asciiTheme="minorHAnsi" w:hAnsiTheme="minorHAnsi" w:cstheme="minorHAnsi"/>
          <w:sz w:val="22"/>
          <w:szCs w:val="22"/>
        </w:rPr>
        <w:t> </w:t>
      </w:r>
      <w:r w:rsidRPr="00D47776">
        <w:rPr>
          <w:rFonts w:asciiTheme="minorHAnsi" w:hAnsiTheme="minorHAnsi" w:cstheme="minorHAnsi"/>
          <w:sz w:val="22"/>
          <w:szCs w:val="22"/>
        </w:rPr>
        <w:t xml:space="preserve">6, se ukončuje studium pro nesplnění požadavků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zákona a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7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Na postup při rozhodování v této věci se 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w:t>
      </w:r>
    </w:p>
    <w:p w14:paraId="4904F754" w14:textId="77777777" w:rsidR="00EC20A8" w:rsidRPr="00D47776" w:rsidRDefault="00EC20A8" w:rsidP="005B2C93">
      <w:pPr>
        <w:pStyle w:val="Normln1"/>
        <w:spacing w:before="0" w:afterLines="40" w:after="96"/>
        <w:ind w:left="454" w:hanging="454"/>
        <w:rPr>
          <w:rFonts w:asciiTheme="minorHAnsi" w:hAnsiTheme="minorHAnsi" w:cstheme="minorHAnsi"/>
          <w:sz w:val="22"/>
          <w:szCs w:val="22"/>
        </w:rPr>
      </w:pPr>
    </w:p>
    <w:p w14:paraId="4904F755"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15</w:t>
      </w:r>
    </w:p>
    <w:p w14:paraId="4904F756"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Přestupy</w:t>
      </w:r>
      <w:r w:rsidR="00F670A4" w:rsidRPr="00D47776">
        <w:rPr>
          <w:rFonts w:asciiTheme="minorHAnsi" w:hAnsiTheme="minorHAnsi" w:cstheme="minorHAnsi"/>
          <w:sz w:val="22"/>
          <w:szCs w:val="22"/>
        </w:rPr>
        <w:t xml:space="preserve"> mezi studijními programy ČVUT</w:t>
      </w:r>
    </w:p>
    <w:p w14:paraId="713BCC04" w14:textId="03DF20AD" w:rsidR="004E77AF" w:rsidRPr="00D82845" w:rsidRDefault="004E77AF" w:rsidP="00A235E9">
      <w:pPr>
        <w:pStyle w:val="Odstavecseseznamem"/>
        <w:numPr>
          <w:ilvl w:val="0"/>
          <w:numId w:val="52"/>
        </w:numPr>
        <w:spacing w:afterLines="40" w:after="96"/>
        <w:ind w:left="426" w:hanging="426"/>
        <w:contextualSpacing w:val="0"/>
        <w:rPr>
          <w:rFonts w:asciiTheme="minorHAnsi" w:hAnsiTheme="minorHAnsi" w:cstheme="minorHAnsi"/>
          <w:sz w:val="22"/>
          <w:szCs w:val="22"/>
        </w:rPr>
      </w:pPr>
      <w:bookmarkStart w:id="21" w:name="_Hlk218860959"/>
      <w:r w:rsidRPr="00D82845">
        <w:rPr>
          <w:rFonts w:asciiTheme="minorHAnsi" w:hAnsiTheme="minorHAnsi" w:cstheme="minorHAnsi"/>
          <w:sz w:val="22"/>
          <w:szCs w:val="22"/>
        </w:rPr>
        <w:t>Student zapsaný do studia ve studijním programu uskutečňovaném ČVUT nebo jeho fakultou může v</w:t>
      </w:r>
      <w:r>
        <w:rPr>
          <w:rFonts w:asciiTheme="minorHAnsi" w:hAnsiTheme="minorHAnsi" w:cstheme="minorHAnsi"/>
          <w:sz w:val="22"/>
          <w:szCs w:val="22"/>
        </w:rPr>
        <w:t> </w:t>
      </w:r>
      <w:r w:rsidRPr="00D82845">
        <w:rPr>
          <w:rFonts w:asciiTheme="minorHAnsi" w:hAnsiTheme="minorHAnsi" w:cstheme="minorHAnsi"/>
          <w:sz w:val="22"/>
          <w:szCs w:val="22"/>
        </w:rPr>
        <w:t xml:space="preserve">době svého studia požádat o povolení přestupu do studia v jiném studijním programu uskutečňovaném ČVUT nebo jeho fakultou. Totéž platí pro osobu s přerušeným studiem v době přerušení jejího studia. </w:t>
      </w:r>
    </w:p>
    <w:p w14:paraId="1E0EB1C3" w14:textId="57C14296" w:rsidR="004E77AF" w:rsidRPr="00D82845" w:rsidRDefault="004E77AF" w:rsidP="00A235E9">
      <w:pPr>
        <w:pStyle w:val="Odstavecseseznamem"/>
        <w:numPr>
          <w:ilvl w:val="0"/>
          <w:numId w:val="52"/>
        </w:numPr>
        <w:spacing w:afterLines="40" w:after="96"/>
        <w:ind w:left="454" w:hanging="454"/>
        <w:contextualSpacing w:val="0"/>
        <w:rPr>
          <w:rFonts w:asciiTheme="minorHAnsi" w:hAnsiTheme="minorHAnsi" w:cstheme="minorHAnsi"/>
          <w:sz w:val="22"/>
          <w:szCs w:val="22"/>
        </w:rPr>
      </w:pPr>
      <w:r w:rsidRPr="00D82845">
        <w:rPr>
          <w:rFonts w:asciiTheme="minorHAnsi" w:hAnsiTheme="minorHAnsi" w:cstheme="minorHAnsi"/>
          <w:sz w:val="22"/>
          <w:szCs w:val="22"/>
        </w:rPr>
        <w:t xml:space="preserve">Přestup lze povolit pouze v rámci stejného typu studijního programu (§ 2 odst. 1 věta poslední zákona). Přestup ze studijního programu, do něhož student již v minulosti přestoupil z jiného studijního programu, nelze povolit. To neplatí pro přestup, který byl nebo má být povolen z důvodu ztráty zdravotní způsobilosti (čl. 13 odst. 15). </w:t>
      </w:r>
    </w:p>
    <w:p w14:paraId="34C64681" w14:textId="769C4936" w:rsidR="004E77AF" w:rsidRPr="00D82845" w:rsidRDefault="004E77AF" w:rsidP="00A235E9">
      <w:pPr>
        <w:pStyle w:val="Odstavecseseznamem"/>
        <w:numPr>
          <w:ilvl w:val="0"/>
          <w:numId w:val="52"/>
        </w:numPr>
        <w:spacing w:afterLines="40" w:after="96"/>
        <w:ind w:left="454" w:hanging="454"/>
        <w:contextualSpacing w:val="0"/>
        <w:rPr>
          <w:rFonts w:asciiTheme="minorHAnsi" w:hAnsiTheme="minorHAnsi" w:cstheme="minorHAnsi"/>
          <w:sz w:val="22"/>
          <w:szCs w:val="22"/>
        </w:rPr>
      </w:pPr>
      <w:r w:rsidRPr="00D82845">
        <w:rPr>
          <w:rFonts w:asciiTheme="minorHAnsi" w:hAnsiTheme="minorHAnsi" w:cstheme="minorHAnsi"/>
          <w:sz w:val="22"/>
          <w:szCs w:val="22"/>
        </w:rPr>
        <w:t xml:space="preserve">Přestup nelze povolit studentovi, který byl ve studiu v počátečním studijním programu (§ 54b odst. 1 zákona) uznán vinným ze spáchání disciplinárního přestupku, jako ani studentovi, který ke dni vydání rozhodnutí nesplnil svou povinnost podle § 63 odst. 3 písm. a) zákona. To neplatí pro přestup, který byl nebo má být povolen z důvodu ztráty zdravotní způsobilosti (čl. 13 odst. 15). </w:t>
      </w:r>
    </w:p>
    <w:p w14:paraId="358B9356" w14:textId="38B08B01" w:rsidR="004E77AF" w:rsidRPr="00D82845" w:rsidRDefault="004E77AF" w:rsidP="00A235E9">
      <w:pPr>
        <w:pStyle w:val="Odstavecseseznamem"/>
        <w:numPr>
          <w:ilvl w:val="0"/>
          <w:numId w:val="52"/>
        </w:numPr>
        <w:spacing w:afterLines="40" w:after="96"/>
        <w:ind w:left="454" w:hanging="454"/>
        <w:contextualSpacing w:val="0"/>
        <w:rPr>
          <w:rFonts w:asciiTheme="minorHAnsi" w:hAnsiTheme="minorHAnsi" w:cstheme="minorHAnsi"/>
          <w:sz w:val="22"/>
          <w:szCs w:val="22"/>
        </w:rPr>
      </w:pPr>
      <w:r w:rsidRPr="00D82845">
        <w:rPr>
          <w:rFonts w:asciiTheme="minorHAnsi" w:hAnsiTheme="minorHAnsi" w:cstheme="minorHAnsi"/>
          <w:sz w:val="22"/>
          <w:szCs w:val="22"/>
        </w:rPr>
        <w:t xml:space="preserve">Přestup do studijního programu uskutečňovaného v jiném jazyce lze povolit jen při doložení znalosti jazyka, v němž je uskutečňován pokračovací studijní program (§ 54b odst. 1 zákona), úrovně nejméně B2. Má se za to, že znalost českého jazyka úrovně nejméně B2 je dána, doloží-li žadatel vykonání maturitní zkoušky z českého jazyka. </w:t>
      </w:r>
    </w:p>
    <w:p w14:paraId="46A0273A" w14:textId="4FE11FB5" w:rsidR="004E77AF" w:rsidRPr="00D82845" w:rsidRDefault="004E77AF" w:rsidP="00A235E9">
      <w:pPr>
        <w:pStyle w:val="Odstavecseseznamem"/>
        <w:numPr>
          <w:ilvl w:val="0"/>
          <w:numId w:val="52"/>
        </w:numPr>
        <w:spacing w:afterLines="40" w:after="96"/>
        <w:ind w:left="454" w:hanging="454"/>
        <w:contextualSpacing w:val="0"/>
        <w:rPr>
          <w:rFonts w:asciiTheme="minorHAnsi" w:hAnsiTheme="minorHAnsi" w:cstheme="minorHAnsi"/>
          <w:sz w:val="22"/>
          <w:szCs w:val="22"/>
        </w:rPr>
      </w:pPr>
      <w:r w:rsidRPr="00D82845">
        <w:rPr>
          <w:rFonts w:asciiTheme="minorHAnsi" w:hAnsiTheme="minorHAnsi" w:cstheme="minorHAnsi"/>
          <w:sz w:val="22"/>
          <w:szCs w:val="22"/>
        </w:rPr>
        <w:t xml:space="preserve">Na povolení přestupu není právní nárok. To neplatí v případě postupu podle čl. 13 odst. 15, žádá-li student o přestup do studijního programu doporučeného proděkanem pro studium. </w:t>
      </w:r>
    </w:p>
    <w:p w14:paraId="5D1C88EB" w14:textId="32BDF0E4" w:rsidR="00513082" w:rsidRDefault="004E77AF" w:rsidP="00A235E9">
      <w:pPr>
        <w:pStyle w:val="Odstavecseseznamem"/>
        <w:numPr>
          <w:ilvl w:val="0"/>
          <w:numId w:val="52"/>
        </w:numPr>
        <w:spacing w:afterLines="40" w:after="96"/>
        <w:ind w:left="454" w:hanging="454"/>
        <w:contextualSpacing w:val="0"/>
        <w:rPr>
          <w:rFonts w:asciiTheme="minorHAnsi" w:hAnsiTheme="minorHAnsi" w:cstheme="minorHAnsi"/>
          <w:sz w:val="22"/>
          <w:szCs w:val="22"/>
        </w:rPr>
      </w:pPr>
      <w:r w:rsidRPr="00D82845">
        <w:rPr>
          <w:rFonts w:asciiTheme="minorHAnsi" w:hAnsiTheme="minorHAnsi" w:cstheme="minorHAnsi"/>
          <w:sz w:val="22"/>
          <w:szCs w:val="22"/>
        </w:rPr>
        <w:t>Děkan nebo rektor nepovolí přestup z počátečního studijního programu realizovaného jinou součástí ČVUT (dále jen „mezifakultní přestup“) zejména studentovi, který ke dni podání žádosti (odst. 8) v</w:t>
      </w:r>
      <w:r w:rsidR="00513082">
        <w:rPr>
          <w:rFonts w:asciiTheme="minorHAnsi" w:hAnsiTheme="minorHAnsi" w:cstheme="minorHAnsi"/>
          <w:sz w:val="22"/>
          <w:szCs w:val="22"/>
        </w:rPr>
        <w:t> </w:t>
      </w:r>
      <w:r w:rsidRPr="00D82845">
        <w:rPr>
          <w:rFonts w:asciiTheme="minorHAnsi" w:hAnsiTheme="minorHAnsi" w:cstheme="minorHAnsi"/>
          <w:sz w:val="22"/>
          <w:szCs w:val="22"/>
        </w:rPr>
        <w:t>příslušném semestru nebo ročníku studia</w:t>
      </w:r>
    </w:p>
    <w:p w14:paraId="16F0FDBE" w14:textId="79D677AA" w:rsidR="00513082" w:rsidRPr="00D82845" w:rsidRDefault="004E77AF" w:rsidP="00A235E9">
      <w:pPr>
        <w:pStyle w:val="Psmenkov"/>
        <w:numPr>
          <w:ilvl w:val="0"/>
          <w:numId w:val="53"/>
        </w:numPr>
        <w:spacing w:afterLines="40" w:after="96"/>
        <w:ind w:left="993" w:hanging="426"/>
        <w:rPr>
          <w:rFonts w:asciiTheme="minorHAnsi" w:hAnsiTheme="minorHAnsi"/>
          <w:color w:val="auto"/>
          <w:sz w:val="22"/>
        </w:rPr>
      </w:pPr>
      <w:r w:rsidRPr="00D82845">
        <w:rPr>
          <w:rFonts w:asciiTheme="minorHAnsi" w:hAnsiTheme="minorHAnsi"/>
          <w:color w:val="auto"/>
          <w:sz w:val="22"/>
        </w:rPr>
        <w:t>nezískal minimální počet kreditů nutný pro pokračování ve studiu (čl. 14 odst. 4) nebo</w:t>
      </w:r>
    </w:p>
    <w:p w14:paraId="706CC1C4" w14:textId="19ECA880" w:rsidR="004E77AF" w:rsidRPr="00D82845" w:rsidRDefault="004E77AF" w:rsidP="00A235E9">
      <w:pPr>
        <w:pStyle w:val="Psmenkov"/>
        <w:numPr>
          <w:ilvl w:val="0"/>
          <w:numId w:val="53"/>
        </w:numPr>
        <w:spacing w:afterLines="40" w:after="96"/>
        <w:ind w:left="993" w:hanging="426"/>
        <w:rPr>
          <w:rFonts w:asciiTheme="minorHAnsi" w:hAnsiTheme="minorHAnsi"/>
          <w:color w:val="auto"/>
          <w:sz w:val="22"/>
        </w:rPr>
      </w:pPr>
      <w:r w:rsidRPr="00D82845">
        <w:rPr>
          <w:rFonts w:asciiTheme="minorHAnsi" w:hAnsiTheme="minorHAnsi"/>
          <w:color w:val="auto"/>
          <w:sz w:val="22"/>
        </w:rPr>
        <w:t xml:space="preserve">řádně (podle čl. 6 odst. 2) neukončil povinný nebo povinně volitelný předmět zapsaný podruhé; </w:t>
      </w:r>
    </w:p>
    <w:p w14:paraId="53198C7D" w14:textId="13FE040B" w:rsidR="004E77AF" w:rsidRPr="00D82845" w:rsidRDefault="004E77AF" w:rsidP="00975638">
      <w:pPr>
        <w:pStyle w:val="Odstavecseseznamem"/>
        <w:spacing w:afterLines="40" w:after="96"/>
        <w:ind w:left="454" w:firstLine="0"/>
        <w:contextualSpacing w:val="0"/>
        <w:rPr>
          <w:rFonts w:asciiTheme="minorHAnsi" w:hAnsiTheme="minorHAnsi" w:cstheme="minorHAnsi"/>
          <w:sz w:val="22"/>
          <w:szCs w:val="22"/>
        </w:rPr>
      </w:pPr>
      <w:r w:rsidRPr="00D82845">
        <w:rPr>
          <w:rFonts w:asciiTheme="minorHAnsi" w:hAnsiTheme="minorHAnsi" w:cstheme="minorHAnsi"/>
          <w:sz w:val="22"/>
          <w:szCs w:val="22"/>
        </w:rPr>
        <w:t>toto ustanovení se nevztahuje na studenty mezifakultních studijních programů, jejichž výčet je</w:t>
      </w:r>
      <w:r w:rsidR="00975638">
        <w:rPr>
          <w:rFonts w:asciiTheme="minorHAnsi" w:hAnsiTheme="minorHAnsi" w:cstheme="minorHAnsi"/>
          <w:sz w:val="22"/>
          <w:szCs w:val="22"/>
        </w:rPr>
        <w:t> </w:t>
      </w:r>
      <w:r w:rsidRPr="00D82845">
        <w:rPr>
          <w:rFonts w:asciiTheme="minorHAnsi" w:hAnsiTheme="minorHAnsi" w:cstheme="minorHAnsi"/>
          <w:sz w:val="22"/>
          <w:szCs w:val="22"/>
        </w:rPr>
        <w:t xml:space="preserve">uveden ve směrnici prorektora Přestupy mezi studijními programy ČVUT. </w:t>
      </w:r>
    </w:p>
    <w:p w14:paraId="162F8243" w14:textId="5029C45C" w:rsidR="004E77AF" w:rsidRPr="00D82845" w:rsidRDefault="004E77AF" w:rsidP="00A235E9">
      <w:pPr>
        <w:pStyle w:val="Odstavecseseznamem"/>
        <w:numPr>
          <w:ilvl w:val="0"/>
          <w:numId w:val="52"/>
        </w:numPr>
        <w:spacing w:afterLines="40" w:after="96"/>
        <w:ind w:left="454" w:hanging="454"/>
        <w:contextualSpacing w:val="0"/>
        <w:rPr>
          <w:rFonts w:asciiTheme="minorHAnsi" w:hAnsiTheme="minorHAnsi" w:cstheme="minorHAnsi"/>
          <w:sz w:val="22"/>
          <w:szCs w:val="22"/>
        </w:rPr>
      </w:pPr>
      <w:r w:rsidRPr="00D82845">
        <w:rPr>
          <w:rFonts w:asciiTheme="minorHAnsi" w:hAnsiTheme="minorHAnsi" w:cstheme="minorHAnsi"/>
          <w:sz w:val="22"/>
          <w:szCs w:val="22"/>
        </w:rPr>
        <w:t>Žádost o povolení mezifakultního přestupu lze podat v období mezi 1. a 30. červnem; k žádostem podaným mimo toto období se nepřihlíží. Žádost se podává děkanovi fakulty uskutečňující pokračovací studijní program, anebo k rektorovi, jedná-li se o studijní program nefakultní (toto ustanovení se nevztahuje na studenty mezifakultních studijních programů, jejichž výčet je uveden ve</w:t>
      </w:r>
      <w:r w:rsidR="00513082">
        <w:rPr>
          <w:rFonts w:asciiTheme="minorHAnsi" w:hAnsiTheme="minorHAnsi" w:cstheme="minorHAnsi"/>
          <w:sz w:val="22"/>
          <w:szCs w:val="22"/>
        </w:rPr>
        <w:t> </w:t>
      </w:r>
      <w:r w:rsidRPr="00D82845">
        <w:rPr>
          <w:rFonts w:asciiTheme="minorHAnsi" w:hAnsiTheme="minorHAnsi" w:cstheme="minorHAnsi"/>
          <w:sz w:val="22"/>
          <w:szCs w:val="22"/>
        </w:rPr>
        <w:t xml:space="preserve">směrnici prorektora Přestupy mezi studijními programy ČVUT). Případné období pro podání žádosti o povolení vnitrofakultního přestupu stanoví děkan svou směrnicí. </w:t>
      </w:r>
    </w:p>
    <w:p w14:paraId="4904F75C" w14:textId="20294C24" w:rsidR="00F670A4" w:rsidRDefault="004E77AF"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D82845">
        <w:rPr>
          <w:rFonts w:asciiTheme="minorHAnsi" w:hAnsiTheme="minorHAnsi" w:cstheme="minorHAnsi"/>
          <w:sz w:val="22"/>
          <w:szCs w:val="22"/>
        </w:rPr>
        <w:t>Vyhoví-li děkan nebo rektor žádosti o povolení přestupu, rozhodne současně z úřední povinnosti o</w:t>
      </w:r>
      <w:r w:rsidR="00975638">
        <w:rPr>
          <w:rFonts w:asciiTheme="minorHAnsi" w:hAnsiTheme="minorHAnsi" w:cstheme="minorHAnsi"/>
          <w:sz w:val="22"/>
          <w:szCs w:val="22"/>
        </w:rPr>
        <w:t> </w:t>
      </w:r>
      <w:r w:rsidRPr="00D82845">
        <w:rPr>
          <w:rFonts w:asciiTheme="minorHAnsi" w:hAnsiTheme="minorHAnsi" w:cstheme="minorHAnsi"/>
          <w:sz w:val="22"/>
          <w:szCs w:val="22"/>
        </w:rPr>
        <w:t xml:space="preserve">uznání části studia, zkoušek nebo splnění jiných studijních povinností, vykonaných nebo splněných </w:t>
      </w:r>
      <w:r w:rsidRPr="00D82845">
        <w:rPr>
          <w:rFonts w:asciiTheme="minorHAnsi" w:hAnsiTheme="minorHAnsi" w:cstheme="minorHAnsi"/>
          <w:sz w:val="22"/>
          <w:szCs w:val="22"/>
        </w:rPr>
        <w:lastRenderedPageBreak/>
        <w:t xml:space="preserve">žadatelem v rámci studia v počátečním studijním programu, a o zařazení do příslušného semestru, ročníku nebo bloku studia v pokračovacím studijním programu. Povinné </w:t>
      </w:r>
      <w:r w:rsidRPr="00D82845">
        <w:rPr>
          <w:rFonts w:ascii="Calibri" w:eastAsiaTheme="minorHAnsi" w:hAnsi="Calibri" w:cs="Calibri"/>
          <w:color w:val="000000"/>
          <w:sz w:val="22"/>
          <w:szCs w:val="22"/>
          <w:lang w:eastAsia="en-US"/>
        </w:rPr>
        <w:t>nebo povinně volitelné předměty splněné v počátečním studijním programu, které nemají ve studijním plánu pokračovacího studijního programu svůj ekvivalent, lze v</w:t>
      </w:r>
      <w:r w:rsidR="00513082">
        <w:rPr>
          <w:rFonts w:ascii="Calibri" w:eastAsiaTheme="minorHAnsi" w:hAnsi="Calibri" w:cs="Calibri"/>
          <w:color w:val="000000"/>
          <w:sz w:val="22"/>
          <w:szCs w:val="22"/>
          <w:lang w:eastAsia="en-US"/>
        </w:rPr>
        <w:t> </w:t>
      </w:r>
      <w:r w:rsidRPr="00D82845">
        <w:rPr>
          <w:rFonts w:ascii="Calibri" w:eastAsiaTheme="minorHAnsi" w:hAnsi="Calibri" w:cs="Calibri"/>
          <w:color w:val="000000"/>
          <w:sz w:val="22"/>
          <w:szCs w:val="22"/>
          <w:lang w:eastAsia="en-US"/>
        </w:rPr>
        <w:t>pokračovacím</w:t>
      </w:r>
      <w:r w:rsidR="00513082">
        <w:rPr>
          <w:rFonts w:ascii="Calibri" w:eastAsiaTheme="minorHAnsi" w:hAnsi="Calibri" w:cs="Calibri"/>
          <w:color w:val="000000"/>
          <w:sz w:val="22"/>
          <w:szCs w:val="22"/>
          <w:lang w:eastAsia="en-US"/>
        </w:rPr>
        <w:t xml:space="preserve"> </w:t>
      </w:r>
      <w:r w:rsidR="00513082" w:rsidRPr="00D82845">
        <w:rPr>
          <w:rFonts w:ascii="Calibri" w:eastAsiaTheme="minorHAnsi" w:hAnsi="Calibri" w:cs="Calibri"/>
          <w:color w:val="000000"/>
          <w:sz w:val="22"/>
          <w:szCs w:val="22"/>
          <w:lang w:eastAsia="en-US"/>
        </w:rPr>
        <w:t>studijním programu uznat za volitelné předměty, a to za předpokladu, že studijní plán pokračovacího studijního programu volitelné předměty zahrnuje.</w:t>
      </w:r>
    </w:p>
    <w:p w14:paraId="1D22E8F5" w14:textId="77777777" w:rsidR="00513082" w:rsidRPr="00513082" w:rsidRDefault="00513082"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513082">
        <w:rPr>
          <w:rFonts w:ascii="Calibri" w:eastAsiaTheme="minorHAnsi" w:hAnsi="Calibri" w:cs="Calibri"/>
          <w:color w:val="000000"/>
          <w:sz w:val="22"/>
          <w:szCs w:val="22"/>
          <w:lang w:eastAsia="en-US"/>
        </w:rPr>
        <w:t>ČVUT může namísto umožnění nahlížet do spisu poskytnout žadateli kopii spisu. Účastníkem řízení je pouze fyzická osoba, o jejíž studium jde.</w:t>
      </w:r>
    </w:p>
    <w:p w14:paraId="5F4FCF2D" w14:textId="791FA162" w:rsidR="00513082" w:rsidRPr="00513082" w:rsidRDefault="00513082"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513082">
        <w:rPr>
          <w:rFonts w:ascii="Calibri" w:eastAsiaTheme="minorHAnsi" w:hAnsi="Calibri" w:cs="Calibri"/>
          <w:color w:val="000000"/>
          <w:sz w:val="22"/>
          <w:szCs w:val="22"/>
          <w:lang w:eastAsia="en-US"/>
        </w:rPr>
        <w:t>Dnem oznámení rozhodnutí, kterým se přestup povoluje, vzniká studentovi právo na zápis do studia pokračovacího studijního programu ve lhůtě stanovené ČVUT nebo její fakultou, která uskutečňuje nebo se podílí na uskutečňování pokračovacího studijního programu; fyzické osobě s přerušeným studiem vzniká právo zapsat se do studia pokračovacího studijního programu po uplynutí doby, na</w:t>
      </w:r>
      <w:r w:rsidR="00975638">
        <w:rPr>
          <w:rFonts w:ascii="Calibri" w:eastAsiaTheme="minorHAnsi" w:hAnsi="Calibri" w:cs="Calibri"/>
          <w:color w:val="000000"/>
          <w:sz w:val="22"/>
          <w:szCs w:val="22"/>
          <w:lang w:eastAsia="en-US"/>
        </w:rPr>
        <w:t> </w:t>
      </w:r>
      <w:r w:rsidRPr="00513082">
        <w:rPr>
          <w:rFonts w:ascii="Calibri" w:eastAsiaTheme="minorHAnsi" w:hAnsi="Calibri" w:cs="Calibri"/>
          <w:color w:val="000000"/>
          <w:sz w:val="22"/>
          <w:szCs w:val="22"/>
          <w:lang w:eastAsia="en-US"/>
        </w:rPr>
        <w:t>kterou jí bylo studium v počátečním studijním programu přerušeno. Zapsal- li se student nebo fyzická osoba s přerušeným studiem do studia pokračovacího studijního programu před uplynutím lhůty pro podání odvolání proti rozhodnutí o povolení přestupu, platí, že se práva podat odvolání zápisem vzdal. Zapsal-li se student nebo fyzická osoba s přerušeným studiem do studia pokračovacího studijního programu po podání odvolání v průběhu odvolacího řízení, odvolací řízení je zápisem do</w:t>
      </w:r>
      <w:r w:rsidR="00975638">
        <w:rPr>
          <w:rFonts w:ascii="Calibri" w:eastAsiaTheme="minorHAnsi" w:hAnsi="Calibri" w:cs="Calibri"/>
          <w:color w:val="000000"/>
          <w:sz w:val="22"/>
          <w:szCs w:val="22"/>
          <w:lang w:eastAsia="en-US"/>
        </w:rPr>
        <w:t> </w:t>
      </w:r>
      <w:r w:rsidRPr="00513082">
        <w:rPr>
          <w:rFonts w:ascii="Calibri" w:eastAsiaTheme="minorHAnsi" w:hAnsi="Calibri" w:cs="Calibri"/>
          <w:color w:val="000000"/>
          <w:sz w:val="22"/>
          <w:szCs w:val="22"/>
          <w:lang w:eastAsia="en-US"/>
        </w:rPr>
        <w:t>studia pokračovacího studijního programu zastaveno; usnesení o zastavení řízení se nevydává.</w:t>
      </w:r>
    </w:p>
    <w:p w14:paraId="13CBD8D4" w14:textId="01A300C6" w:rsidR="00513082" w:rsidRPr="00513082" w:rsidRDefault="00513082"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513082">
        <w:rPr>
          <w:rFonts w:ascii="Calibri" w:eastAsiaTheme="minorHAnsi" w:hAnsi="Calibri" w:cs="Calibri"/>
          <w:color w:val="000000"/>
          <w:sz w:val="22"/>
          <w:szCs w:val="22"/>
          <w:lang w:eastAsia="en-US"/>
        </w:rPr>
        <w:t>Přestup nabývá účinnosti a student nebo fyzická osoba s přerušeným studiem se stává studentem pokračovacího studijního programu dnem zápisu do studia pokračovacího studijního programu. Den předcházející uvedenému zápisu je dnem, jehož uplynutím student přestal být studentem počátečního studijního programu a fyzická osoba s přerušeným studiem v počátečním studijním programu pozbyla možnost budoucího opětovného zápisu do studia počátečního studijního programu; ustanovení čl. 13 odst. 8 věty poslední se pro osoby v uznané době rodičovství použije obdobně.</w:t>
      </w:r>
    </w:p>
    <w:p w14:paraId="284CEEFB" w14:textId="148A8760" w:rsidR="00513082" w:rsidRPr="00513082" w:rsidRDefault="00513082"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513082">
        <w:rPr>
          <w:rFonts w:ascii="Calibri" w:eastAsiaTheme="minorHAnsi" w:hAnsi="Calibri" w:cs="Calibri"/>
          <w:color w:val="000000"/>
          <w:sz w:val="22"/>
          <w:szCs w:val="22"/>
          <w:lang w:eastAsia="en-US"/>
        </w:rPr>
        <w:t>Doba studia v počátečním studijním programu se ode dne zápisu do studia v pokračovacím studijním programu považuje za dobu studia v pokračovacím studijním programu, a to pro účely posuzování podmínek pro případné stanovení poplatku za delší studium podle § 58 zákona a podmínek pro</w:t>
      </w:r>
      <w:r w:rsidR="00D82845">
        <w:rPr>
          <w:rFonts w:ascii="Calibri" w:eastAsiaTheme="minorHAnsi" w:hAnsi="Calibri" w:cs="Calibri"/>
          <w:color w:val="000000"/>
          <w:sz w:val="22"/>
          <w:szCs w:val="22"/>
          <w:lang w:eastAsia="en-US"/>
        </w:rPr>
        <w:t> </w:t>
      </w:r>
      <w:r w:rsidRPr="00513082">
        <w:rPr>
          <w:rFonts w:ascii="Calibri" w:eastAsiaTheme="minorHAnsi" w:hAnsi="Calibri" w:cs="Calibri"/>
          <w:color w:val="000000"/>
          <w:sz w:val="22"/>
          <w:szCs w:val="22"/>
          <w:lang w:eastAsia="en-US"/>
        </w:rPr>
        <w:t>přiznání stipendia; doba studia v počátečním studijním programu se rovněž započítává</w:t>
      </w:r>
      <w:r>
        <w:rPr>
          <w:rFonts w:ascii="Calibri" w:eastAsiaTheme="minorHAnsi" w:hAnsi="Calibri" w:cs="Calibri"/>
          <w:color w:val="000000"/>
          <w:sz w:val="22"/>
          <w:szCs w:val="22"/>
          <w:lang w:eastAsia="en-US"/>
        </w:rPr>
        <w:t xml:space="preserve"> </w:t>
      </w:r>
      <w:r w:rsidRPr="00513082">
        <w:rPr>
          <w:rFonts w:ascii="Calibri" w:eastAsiaTheme="minorHAnsi" w:hAnsi="Calibri" w:cs="Calibri"/>
          <w:color w:val="000000"/>
          <w:sz w:val="22"/>
          <w:szCs w:val="22"/>
          <w:lang w:eastAsia="en-US"/>
        </w:rPr>
        <w:t>do</w:t>
      </w:r>
      <w:r w:rsidR="00D82845">
        <w:rPr>
          <w:rFonts w:ascii="Calibri" w:eastAsiaTheme="minorHAnsi" w:hAnsi="Calibri" w:cs="Calibri"/>
          <w:color w:val="000000"/>
          <w:sz w:val="22"/>
          <w:szCs w:val="22"/>
          <w:lang w:eastAsia="en-US"/>
        </w:rPr>
        <w:t> </w:t>
      </w:r>
      <w:r w:rsidRPr="00513082">
        <w:rPr>
          <w:rFonts w:ascii="Calibri" w:eastAsiaTheme="minorHAnsi" w:hAnsi="Calibri" w:cs="Calibri"/>
          <w:color w:val="000000"/>
          <w:sz w:val="22"/>
          <w:szCs w:val="22"/>
          <w:lang w:eastAsia="en-US"/>
        </w:rPr>
        <w:t>maximální doby studia v pokračovacím studijním programu a doba přerušení studia v počátečním studijním programu se započítává do maximální doby přerušení studia v pokračovacím studijním programu.</w:t>
      </w:r>
    </w:p>
    <w:p w14:paraId="2A78CF34" w14:textId="778EC926" w:rsidR="00513082" w:rsidRPr="00513082" w:rsidRDefault="00513082"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513082">
        <w:rPr>
          <w:rFonts w:ascii="Calibri" w:eastAsiaTheme="minorHAnsi" w:hAnsi="Calibri" w:cs="Calibri"/>
          <w:color w:val="000000"/>
          <w:sz w:val="22"/>
          <w:szCs w:val="22"/>
          <w:lang w:eastAsia="en-US"/>
        </w:rPr>
        <w:t>Členství studentů v samosprávných orgánech fakulty podmíněné členstvím v akademické obci fakulty vnitrofakultním přestupem nezaniká.</w:t>
      </w:r>
    </w:p>
    <w:p w14:paraId="77B1C452" w14:textId="6119CF15" w:rsidR="00513082" w:rsidRPr="00513082" w:rsidRDefault="00513082"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513082">
        <w:rPr>
          <w:rFonts w:ascii="Calibri" w:eastAsiaTheme="minorHAnsi" w:hAnsi="Calibri" w:cs="Calibri"/>
          <w:color w:val="000000"/>
          <w:sz w:val="22"/>
          <w:szCs w:val="22"/>
          <w:lang w:eastAsia="en-US"/>
        </w:rPr>
        <w:t>Pro účel kontroly studia (čl. 14 odst. 4) se po zápisu do studia v pokračovacím studijním programu na</w:t>
      </w:r>
      <w:r w:rsidR="00D82845">
        <w:rPr>
          <w:rFonts w:ascii="Calibri" w:eastAsiaTheme="minorHAnsi" w:hAnsi="Calibri" w:cs="Calibri"/>
          <w:color w:val="000000"/>
          <w:sz w:val="22"/>
          <w:szCs w:val="22"/>
          <w:lang w:eastAsia="en-US"/>
        </w:rPr>
        <w:t> </w:t>
      </w:r>
      <w:r w:rsidRPr="00513082">
        <w:rPr>
          <w:rFonts w:ascii="Calibri" w:eastAsiaTheme="minorHAnsi" w:hAnsi="Calibri" w:cs="Calibri"/>
          <w:color w:val="000000"/>
          <w:sz w:val="22"/>
          <w:szCs w:val="22"/>
          <w:lang w:eastAsia="en-US"/>
        </w:rPr>
        <w:t>studenta pohlíží jako na studenta zařazeného do 1. roku studia, a to bez ohledu na to, zda děkan při povolení přestupu rozhodl v souladu s ustanovením § 54b odst. 3 zákona o zařazení studenta do</w:t>
      </w:r>
      <w:r w:rsidR="00D82845">
        <w:rPr>
          <w:rFonts w:ascii="Calibri" w:eastAsiaTheme="minorHAnsi" w:hAnsi="Calibri" w:cs="Calibri"/>
          <w:color w:val="000000"/>
          <w:sz w:val="22"/>
          <w:szCs w:val="22"/>
          <w:lang w:eastAsia="en-US"/>
        </w:rPr>
        <w:t> </w:t>
      </w:r>
      <w:r w:rsidRPr="00513082">
        <w:rPr>
          <w:rFonts w:ascii="Calibri" w:eastAsiaTheme="minorHAnsi" w:hAnsi="Calibri" w:cs="Calibri"/>
          <w:color w:val="000000"/>
          <w:sz w:val="22"/>
          <w:szCs w:val="22"/>
          <w:lang w:eastAsia="en-US"/>
        </w:rPr>
        <w:t>příslušného semestru, ročníku nebo bloku studia v pokračovacím studijním programu.</w:t>
      </w:r>
    </w:p>
    <w:p w14:paraId="1017BE0C" w14:textId="05027362" w:rsidR="00513082" w:rsidRDefault="00513082" w:rsidP="00A235E9">
      <w:pPr>
        <w:pStyle w:val="Odstavecseseznamem"/>
        <w:numPr>
          <w:ilvl w:val="0"/>
          <w:numId w:val="52"/>
        </w:numPr>
        <w:spacing w:afterLines="40" w:after="96"/>
        <w:ind w:left="454" w:hanging="454"/>
        <w:contextualSpacing w:val="0"/>
        <w:rPr>
          <w:rFonts w:ascii="Calibri" w:eastAsiaTheme="minorHAnsi" w:hAnsi="Calibri" w:cs="Calibri"/>
          <w:color w:val="000000"/>
          <w:sz w:val="22"/>
          <w:szCs w:val="22"/>
          <w:lang w:eastAsia="en-US"/>
        </w:rPr>
      </w:pPr>
      <w:r w:rsidRPr="00513082">
        <w:rPr>
          <w:rFonts w:ascii="Calibri" w:eastAsiaTheme="minorHAnsi" w:hAnsi="Calibri" w:cs="Calibri"/>
          <w:color w:val="000000"/>
          <w:sz w:val="22"/>
          <w:szCs w:val="22"/>
          <w:lang w:eastAsia="en-US"/>
        </w:rPr>
        <w:t>Vnitrofakultní přestupy nejsou možné na Fakultě architektury ČVUT a Fakultě biomedicínského inženýrství ČVUT. Rovněž není povolen přestup na tyto fakulty z jiných fakult/ústavů ČVUT. Toto ustanovení neplatí pro přestup, který byl nebo má být povolen z důvodu ztráty zdravotní způsobilosti (čl. 13 odst. 15)</w:t>
      </w:r>
      <w:r>
        <w:rPr>
          <w:rFonts w:ascii="Calibri" w:eastAsiaTheme="minorHAnsi" w:hAnsi="Calibri" w:cs="Calibri"/>
          <w:color w:val="000000"/>
          <w:sz w:val="22"/>
          <w:szCs w:val="22"/>
          <w:lang w:eastAsia="en-US"/>
        </w:rPr>
        <w:t>.</w:t>
      </w:r>
    </w:p>
    <w:bookmarkEnd w:id="21"/>
    <w:p w14:paraId="4A113744" w14:textId="77777777" w:rsidR="00513082" w:rsidRPr="00D82845" w:rsidRDefault="00513082" w:rsidP="00D82845">
      <w:pPr>
        <w:pStyle w:val="Odstavecseseznamem"/>
        <w:spacing w:afterLines="40" w:after="96"/>
        <w:ind w:firstLine="0"/>
        <w:rPr>
          <w:rFonts w:ascii="Calibri" w:eastAsiaTheme="minorHAnsi" w:hAnsi="Calibri" w:cs="Calibri"/>
          <w:color w:val="000000"/>
          <w:sz w:val="22"/>
          <w:szCs w:val="22"/>
          <w:lang w:eastAsia="en-US"/>
        </w:rPr>
      </w:pPr>
    </w:p>
    <w:p w14:paraId="4904F75D" w14:textId="77777777" w:rsidR="005B2C93" w:rsidRPr="00D47776" w:rsidRDefault="005B2C93" w:rsidP="00127B4B">
      <w:pPr>
        <w:pStyle w:val="Normln1"/>
        <w:keepNext/>
        <w:tabs>
          <w:tab w:val="left" w:pos="567"/>
        </w:tabs>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lastRenderedPageBreak/>
        <w:t>Článek 16</w:t>
      </w:r>
    </w:p>
    <w:p w14:paraId="4904F75E" w14:textId="77777777" w:rsidR="005B2C93" w:rsidRPr="00D47776" w:rsidRDefault="005B2C93" w:rsidP="00127B4B">
      <w:pPr>
        <w:pStyle w:val="Normln2"/>
        <w:keepNext/>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Státní závěrečné zkoušky</w:t>
      </w:r>
    </w:p>
    <w:p w14:paraId="4904F75F"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Studium v bakalářských a magisterských studijních programech se ukončuje státní závěrečnou zkouškou, která se koná před zkušební komisí. Průběh a</w:t>
      </w:r>
      <w:r w:rsidR="00022297" w:rsidRPr="00D47776">
        <w:rPr>
          <w:rFonts w:asciiTheme="minorHAnsi" w:hAnsiTheme="minorHAnsi" w:cstheme="minorHAnsi"/>
          <w:sz w:val="22"/>
          <w:szCs w:val="22"/>
        </w:rPr>
        <w:t> </w:t>
      </w:r>
      <w:r w:rsidRPr="00D47776">
        <w:rPr>
          <w:rFonts w:asciiTheme="minorHAnsi" w:hAnsiTheme="minorHAnsi" w:cstheme="minorHAnsi"/>
          <w:sz w:val="22"/>
          <w:szCs w:val="22"/>
        </w:rPr>
        <w:t>vyhlášení výsledků státní závěrečné zkoušky jsou veřejné.</w:t>
      </w:r>
    </w:p>
    <w:p w14:paraId="4904F760"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Předsedu, místopředsedu a členy zkušební komise jmenuje děkan z profesorů, docentů a dalších odborníků schválených vědeckou radou fakulty. Ministerstvo školství, mládeže a tělovýchovy (dále jen </w:t>
      </w:r>
      <w:r w:rsidR="00D00EB8" w:rsidRPr="00D47776">
        <w:rPr>
          <w:rFonts w:asciiTheme="minorHAnsi" w:hAnsiTheme="minorHAnsi" w:cstheme="minorHAnsi"/>
          <w:sz w:val="22"/>
          <w:szCs w:val="22"/>
        </w:rPr>
        <w:t>„</w:t>
      </w:r>
      <w:r w:rsidRPr="00D47776">
        <w:rPr>
          <w:rFonts w:asciiTheme="minorHAnsi" w:hAnsiTheme="minorHAnsi" w:cstheme="minorHAnsi"/>
          <w:sz w:val="22"/>
          <w:szCs w:val="22"/>
        </w:rPr>
        <w:t>ministerstvo</w:t>
      </w:r>
      <w:r w:rsidR="00D00EB8" w:rsidRPr="00D47776">
        <w:rPr>
          <w:rFonts w:asciiTheme="minorHAnsi" w:hAnsiTheme="minorHAnsi" w:cstheme="minorHAnsi"/>
          <w:sz w:val="22"/>
          <w:szCs w:val="22"/>
        </w:rPr>
        <w:t>“</w:t>
      </w:r>
      <w:r w:rsidRPr="00D47776">
        <w:rPr>
          <w:rFonts w:asciiTheme="minorHAnsi" w:hAnsiTheme="minorHAnsi" w:cstheme="minorHAnsi"/>
          <w:sz w:val="22"/>
          <w:szCs w:val="22"/>
        </w:rPr>
        <w:t>) může jmenovat další členy zkušební komise z významných odborníků v daném oboru. O konání státní závěrečné zkoušky se vyhotoví protokol o státní závěrečné zkoušce, který podepisuje předseda a všichni přítomní členové zkušební komise. Pro jeden studijní program lze zřídit více zkušebních komisí. Minimální počet členů komise včetně předsedy je 5.</w:t>
      </w:r>
    </w:p>
    <w:p w14:paraId="4904F761"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bookmarkStart w:id="22" w:name="_Hlk218860970"/>
      <w:r w:rsidRPr="00D47776">
        <w:rPr>
          <w:rFonts w:asciiTheme="minorHAnsi" w:hAnsiTheme="minorHAnsi" w:cstheme="minorHAnsi"/>
          <w:sz w:val="22"/>
          <w:szCs w:val="22"/>
        </w:rPr>
        <w:t>Státní závěrečná zkouška se skládá z několika částí, z ni</w:t>
      </w:r>
      <w:r w:rsidR="00877AE1" w:rsidRPr="00D47776">
        <w:rPr>
          <w:rFonts w:asciiTheme="minorHAnsi" w:hAnsiTheme="minorHAnsi" w:cstheme="minorHAnsi"/>
          <w:sz w:val="22"/>
          <w:szCs w:val="22"/>
        </w:rPr>
        <w:t>chž každá se klasifikuje zvlášť</w:t>
      </w:r>
    </w:p>
    <w:p w14:paraId="4904F762" w14:textId="77777777" w:rsidR="005B2C93" w:rsidRPr="00D47776" w:rsidRDefault="005B2C93" w:rsidP="00877AE1">
      <w:pPr>
        <w:pStyle w:val="Psmenkov"/>
        <w:numPr>
          <w:ilvl w:val="0"/>
          <w:numId w:val="7"/>
        </w:numPr>
        <w:spacing w:afterLines="40" w:after="96"/>
        <w:ind w:left="993" w:hanging="454"/>
        <w:rPr>
          <w:rFonts w:asciiTheme="minorHAnsi" w:hAnsiTheme="minorHAnsi"/>
          <w:color w:val="auto"/>
          <w:sz w:val="22"/>
        </w:rPr>
      </w:pPr>
      <w:r w:rsidRPr="00D47776">
        <w:rPr>
          <w:rFonts w:asciiTheme="minorHAnsi" w:hAnsiTheme="minorHAnsi"/>
          <w:color w:val="auto"/>
          <w:sz w:val="22"/>
        </w:rPr>
        <w:t>obhajoby bakalářské nebo diplomové práce,</w:t>
      </w:r>
    </w:p>
    <w:p w14:paraId="4904F763" w14:textId="77777777" w:rsidR="005B2C93" w:rsidRPr="00D47776" w:rsidRDefault="005B2C93" w:rsidP="00877AE1">
      <w:pPr>
        <w:pStyle w:val="Psmenkov"/>
        <w:numPr>
          <w:ilvl w:val="0"/>
          <w:numId w:val="7"/>
        </w:numPr>
        <w:spacing w:afterLines="40" w:after="96"/>
        <w:ind w:left="993" w:hanging="454"/>
        <w:rPr>
          <w:rFonts w:asciiTheme="minorHAnsi" w:hAnsiTheme="minorHAnsi"/>
          <w:color w:val="auto"/>
          <w:sz w:val="22"/>
        </w:rPr>
      </w:pPr>
      <w:r w:rsidRPr="00D47776">
        <w:rPr>
          <w:rFonts w:asciiTheme="minorHAnsi" w:hAnsiTheme="minorHAnsi"/>
          <w:color w:val="auto"/>
          <w:sz w:val="22"/>
        </w:rPr>
        <w:t>zkoušek z odborných předmětů nebo tematických okruhů,</w:t>
      </w:r>
    </w:p>
    <w:p w14:paraId="4904F764" w14:textId="77777777" w:rsidR="005B2C93" w:rsidRPr="00D47776" w:rsidRDefault="005B2C93" w:rsidP="00877AE1">
      <w:pPr>
        <w:pStyle w:val="Psmenkov"/>
        <w:numPr>
          <w:ilvl w:val="0"/>
          <w:numId w:val="7"/>
        </w:numPr>
        <w:spacing w:afterLines="40" w:after="96"/>
        <w:ind w:left="993" w:hanging="454"/>
        <w:rPr>
          <w:rFonts w:asciiTheme="minorHAnsi" w:hAnsiTheme="minorHAnsi"/>
          <w:color w:val="auto"/>
          <w:sz w:val="22"/>
        </w:rPr>
      </w:pPr>
      <w:r w:rsidRPr="00D47776">
        <w:rPr>
          <w:rFonts w:asciiTheme="minorHAnsi" w:hAnsiTheme="minorHAnsi"/>
          <w:color w:val="auto"/>
          <w:sz w:val="22"/>
        </w:rPr>
        <w:t>případně dalších částí v souladu s odstavcem 5.</w:t>
      </w:r>
    </w:p>
    <w:p w14:paraId="4904F765" w14:textId="5AB33BA3" w:rsidR="005B2C93" w:rsidRDefault="005B2C93" w:rsidP="005B2C93">
      <w:pPr>
        <w:spacing w:afterLines="40" w:after="96"/>
        <w:ind w:left="454" w:firstLine="0"/>
        <w:rPr>
          <w:rFonts w:asciiTheme="minorHAnsi" w:hAnsiTheme="minorHAnsi" w:cstheme="minorHAnsi"/>
          <w:sz w:val="22"/>
          <w:szCs w:val="22"/>
        </w:rPr>
      </w:pPr>
      <w:r w:rsidRPr="00D47776">
        <w:rPr>
          <w:rFonts w:asciiTheme="minorHAnsi" w:hAnsiTheme="minorHAnsi" w:cstheme="minorHAnsi"/>
          <w:sz w:val="22"/>
          <w:szCs w:val="22"/>
        </w:rPr>
        <w:t>Jednotlivé části státní závěrečné zkoušky se mohou uskutečnit v různých termínech. Zkušební komise hodnotí výsledek obhajoby a zkoušek na neveřejném zasedání.</w:t>
      </w:r>
    </w:p>
    <w:p w14:paraId="2903D53A" w14:textId="6C1A1B0A" w:rsidR="00975638" w:rsidRPr="00D47776" w:rsidRDefault="00975638" w:rsidP="005B2C93">
      <w:pPr>
        <w:spacing w:afterLines="40" w:after="96"/>
        <w:ind w:left="454" w:firstLine="0"/>
        <w:rPr>
          <w:rFonts w:asciiTheme="minorHAnsi" w:hAnsiTheme="minorHAnsi" w:cstheme="minorHAnsi"/>
          <w:sz w:val="22"/>
          <w:szCs w:val="22"/>
        </w:rPr>
      </w:pPr>
      <w:r w:rsidRPr="00975638">
        <w:rPr>
          <w:rFonts w:asciiTheme="minorHAnsi" w:hAnsiTheme="minorHAnsi" w:cstheme="minorHAnsi"/>
          <w:sz w:val="22"/>
          <w:szCs w:val="22"/>
        </w:rPr>
        <w:t>Stanoví-li tak akreditace magisterského studijního programu, může státní závěrečná zkouška spočívat i jen v obhajobě diplomové práce; v takovém případě musí obhajoba trvat alespoň 1 hodinu a komise při ní musí prověřit širší odborné znalosti studenta. Vysloví-li každý z přítomných členů komise v</w:t>
      </w:r>
      <w:r>
        <w:rPr>
          <w:rFonts w:asciiTheme="minorHAnsi" w:hAnsiTheme="minorHAnsi" w:cstheme="minorHAnsi"/>
          <w:sz w:val="22"/>
          <w:szCs w:val="22"/>
        </w:rPr>
        <w:t> </w:t>
      </w:r>
      <w:r w:rsidRPr="00975638">
        <w:rPr>
          <w:rFonts w:asciiTheme="minorHAnsi" w:hAnsiTheme="minorHAnsi" w:cstheme="minorHAnsi"/>
          <w:sz w:val="22"/>
          <w:szCs w:val="22"/>
        </w:rPr>
        <w:t>průběhu obhajoby předběžné stanovisko, že by obhajoba měla být hodnocena klasifikačním stupněm F, lze ukončit obhajobu dříve, a to, pokud s dřívějším ukončením obhajoby student souhlasí. Komise je povinna usnést se o výsledku obhajoby postupem podle odstavce 12 bez ohledu na</w:t>
      </w:r>
      <w:r>
        <w:rPr>
          <w:rFonts w:asciiTheme="minorHAnsi" w:hAnsiTheme="minorHAnsi" w:cstheme="minorHAnsi"/>
          <w:sz w:val="22"/>
          <w:szCs w:val="22"/>
        </w:rPr>
        <w:t> </w:t>
      </w:r>
      <w:r w:rsidRPr="00975638">
        <w:rPr>
          <w:rFonts w:asciiTheme="minorHAnsi" w:hAnsiTheme="minorHAnsi" w:cstheme="minorHAnsi"/>
          <w:sz w:val="22"/>
          <w:szCs w:val="22"/>
        </w:rPr>
        <w:t>případné dřívější ukončení obhajoby.</w:t>
      </w:r>
    </w:p>
    <w:p w14:paraId="4904F767" w14:textId="2D8EBC83"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bookmarkStart w:id="23" w:name="_Hlk218860977"/>
      <w:bookmarkEnd w:id="22"/>
      <w:r w:rsidRPr="00D47776">
        <w:rPr>
          <w:rFonts w:asciiTheme="minorHAnsi" w:hAnsiTheme="minorHAnsi" w:cstheme="minorHAnsi"/>
          <w:sz w:val="22"/>
          <w:szCs w:val="22"/>
        </w:rPr>
        <w:t xml:space="preserve">Bakalářská i diplomová práce </w:t>
      </w:r>
      <w:r w:rsidR="006E363B" w:rsidRPr="00D47776">
        <w:rPr>
          <w:rFonts w:asciiTheme="minorHAnsi" w:hAnsiTheme="minorHAnsi" w:cstheme="minorHAnsi"/>
          <w:sz w:val="22"/>
          <w:szCs w:val="22"/>
        </w:rPr>
        <w:t>jsou v případě studijních programů akreditovaných v českém jazyce psány v jazyce českém nebo slovenském nebo anglickém. U programů akreditovaných v cizím jazyce jsou bakalářské i diplomové práce psány v jazyce výuky nebo v jazyce anglickém. Použití jiného světového jazyka, než bylo uvedeno výše u programů akreditovaných v českém či cizím jazyce, je</w:t>
      </w:r>
      <w:r w:rsidR="00E33422" w:rsidRPr="00D47776">
        <w:rPr>
          <w:rFonts w:asciiTheme="minorHAnsi" w:hAnsiTheme="minorHAnsi" w:cstheme="minorHAnsi"/>
          <w:sz w:val="22"/>
          <w:szCs w:val="22"/>
        </w:rPr>
        <w:t> </w:t>
      </w:r>
      <w:r w:rsidR="006E363B" w:rsidRPr="00D47776">
        <w:rPr>
          <w:rFonts w:asciiTheme="minorHAnsi" w:hAnsiTheme="minorHAnsi" w:cstheme="minorHAnsi"/>
          <w:sz w:val="22"/>
          <w:szCs w:val="22"/>
        </w:rPr>
        <w:t>možné při schválení vedoucím závěrečné práce a vedoucím katedry. Obhajoba bakalářské práce je</w:t>
      </w:r>
      <w:r w:rsidR="00E33422" w:rsidRPr="00D47776">
        <w:rPr>
          <w:rFonts w:asciiTheme="minorHAnsi" w:hAnsiTheme="minorHAnsi" w:cstheme="minorHAnsi"/>
          <w:sz w:val="22"/>
          <w:szCs w:val="22"/>
        </w:rPr>
        <w:t> </w:t>
      </w:r>
      <w:r w:rsidR="006E363B" w:rsidRPr="00D47776">
        <w:rPr>
          <w:rFonts w:asciiTheme="minorHAnsi" w:hAnsiTheme="minorHAnsi" w:cstheme="minorHAnsi"/>
          <w:sz w:val="22"/>
          <w:szCs w:val="22"/>
        </w:rPr>
        <w:t>součástí státní závěrečné zkoušky v bakalářském studijním programu a obhajoba diplomové práce je součástí státní závěrečné zkoušky v magisterském studijním programu. Pokud student neodevzdal bakalářskou nebo diplomovou práci v určeném termínu, tuto skutečnost předem písemně zdůvodnil a omluva byla děkanem uznána, stanoví děkan studentovi náhradní termín odevzdání bakalářské nebo diplomové práce. Pokud se však student řádně neomluvil nebo omluva nebyla děkanem uznána, může si student zapsat bakalářskou nebo diplomovou práci podruhé</w:t>
      </w:r>
      <w:r w:rsidRPr="00D47776">
        <w:rPr>
          <w:rFonts w:asciiTheme="minorHAnsi" w:hAnsiTheme="minorHAnsi" w:cstheme="minorHAnsi"/>
          <w:sz w:val="22"/>
          <w:szCs w:val="22"/>
        </w:rPr>
        <w:t>.</w:t>
      </w:r>
      <w:r w:rsidR="000775F4">
        <w:rPr>
          <w:rFonts w:asciiTheme="minorHAnsi" w:hAnsiTheme="minorHAnsi" w:cstheme="minorHAnsi"/>
          <w:sz w:val="22"/>
          <w:szCs w:val="22"/>
        </w:rPr>
        <w:t xml:space="preserve"> </w:t>
      </w:r>
      <w:r w:rsidR="000775F4" w:rsidRPr="000775F4">
        <w:rPr>
          <w:rFonts w:asciiTheme="minorHAnsi" w:hAnsiTheme="minorHAnsi" w:cstheme="minorHAnsi"/>
          <w:sz w:val="22"/>
          <w:szCs w:val="22"/>
        </w:rPr>
        <w:t>Po odevzdání bakalářské nebo diplomové práce provádí vedoucí práce nebo vedoucím katedry k tomu pověřená osoba kontrolu studentem vložených údajů. Dojde-li k závěru, že práce po formální či obsahové stránce nesplňuje parametry závěrečné práce, neakceptuje její odevzdání a vrátí ji do stavu „zadána“; to neplatí, je-li obsahová či formální stránka posuzována v rámci hodnoceného předmětu, v takovém případě se</w:t>
      </w:r>
      <w:r w:rsidR="000775F4">
        <w:rPr>
          <w:rFonts w:asciiTheme="minorHAnsi" w:hAnsiTheme="minorHAnsi" w:cstheme="minorHAnsi"/>
          <w:sz w:val="22"/>
          <w:szCs w:val="22"/>
        </w:rPr>
        <w:t> </w:t>
      </w:r>
      <w:r w:rsidR="000775F4" w:rsidRPr="000775F4">
        <w:rPr>
          <w:rFonts w:asciiTheme="minorHAnsi" w:hAnsiTheme="minorHAnsi" w:cstheme="minorHAnsi"/>
          <w:sz w:val="22"/>
          <w:szCs w:val="22"/>
        </w:rPr>
        <w:t>předmět hodnotí jako nesplněný. Neučiní-li tak do 5 pracovních dní po odevzdání práce, práce se</w:t>
      </w:r>
      <w:r w:rsidR="000775F4">
        <w:rPr>
          <w:rFonts w:asciiTheme="minorHAnsi" w:hAnsiTheme="minorHAnsi" w:cstheme="minorHAnsi"/>
          <w:sz w:val="22"/>
          <w:szCs w:val="22"/>
        </w:rPr>
        <w:t> </w:t>
      </w:r>
      <w:r w:rsidR="000775F4" w:rsidRPr="000775F4">
        <w:rPr>
          <w:rFonts w:asciiTheme="minorHAnsi" w:hAnsiTheme="minorHAnsi" w:cstheme="minorHAnsi"/>
          <w:sz w:val="22"/>
          <w:szCs w:val="22"/>
        </w:rPr>
        <w:t>považuje za „akceptovanou“. Vrátí-li vedoucí práci do stavu „zadaná“, může vůči tomu student do</w:t>
      </w:r>
      <w:r w:rsidR="000775F4">
        <w:rPr>
          <w:rFonts w:asciiTheme="minorHAnsi" w:hAnsiTheme="minorHAnsi" w:cstheme="minorHAnsi"/>
          <w:sz w:val="22"/>
          <w:szCs w:val="22"/>
        </w:rPr>
        <w:t> </w:t>
      </w:r>
      <w:r w:rsidR="000775F4" w:rsidRPr="000775F4">
        <w:rPr>
          <w:rFonts w:asciiTheme="minorHAnsi" w:hAnsiTheme="minorHAnsi" w:cstheme="minorHAnsi"/>
          <w:sz w:val="22"/>
          <w:szCs w:val="22"/>
        </w:rPr>
        <w:t>3 pracovních dnů podat námitku k děkanovi; děkan do 3 pracovních dnů posoudí oprávněnost postupu vedoucího práci a neshledá-li ji, rozhodne o tom, že práce byla akceptována. Podrobnosti zadávání a odevzdávání bakalářských a diplomových prací upravuje metodický pokyn pro zadávání, odevzdávání, ukládání a zpřístupňování bakalářských a diplomových závěrečných prací.</w:t>
      </w:r>
    </w:p>
    <w:bookmarkEnd w:id="23"/>
    <w:p w14:paraId="4904F768"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lastRenderedPageBreak/>
        <w:t>Části a jednotlivé odborné předměty nebo tematické okruhy státní závěrečné zkoušky jsou dány studijním programem. Jednotlivé části státní závěrečné zkoušky nemají trvat déle než 1 hodinu.</w:t>
      </w:r>
    </w:p>
    <w:p w14:paraId="4904F769"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Podmínky pro připuštění ke státní závěrečné zkoušce nebo její části jsou dány dokumentací studijního programu.</w:t>
      </w:r>
    </w:p>
    <w:p w14:paraId="4904F76A"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Termíny konání státních závěrečných zkoušek nebo jejich částí stanoví děkan.</w:t>
      </w:r>
    </w:p>
    <w:p w14:paraId="4904F76B" w14:textId="4E891903" w:rsidR="005B2C93" w:rsidRPr="00D47776" w:rsidRDefault="006E363B"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Pokud se student nedostaví v určeném termínu ke státní závěrečné zkoušce nebo k jejímu opakování a do 5 pracovních dnů od tohoto termínu nebo od pominutí překážky bránící omluvě se s uvedením důvodu písemně neomluví nebo omluva není děkanem uznána, je hodnocen klasifikačním stupněm F. Nedodržení pětidenní lhůty může děkan ze zvlášť závažných důvodů, zejména zdravotních, prominout</w:t>
      </w:r>
      <w:r w:rsidR="00811CBD" w:rsidRPr="00D47776">
        <w:rPr>
          <w:rFonts w:asciiTheme="minorHAnsi" w:hAnsiTheme="minorHAnsi" w:cstheme="minorHAnsi"/>
          <w:sz w:val="22"/>
          <w:szCs w:val="22"/>
        </w:rPr>
        <w:t>.</w:t>
      </w:r>
    </w:p>
    <w:p w14:paraId="4904F76C" w14:textId="7C915E6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Státní závěrečnou zkoušku nebo její poslední část musí student absolvovat včetně jejího případného opakování nejpozději do 1,5 roku ode dne splnění všech ostatních požadavků vyplývajících ze</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 xml:space="preserve">studijního programu. Nesložení státní závěrečné zkoušky v tomto termínu se posuzuje jako nesplnění požadavků vyplývajících ze studijního programu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b) zákona a</w:t>
      </w:r>
      <w:r w:rsidR="00022297" w:rsidRPr="00D47776">
        <w:rPr>
          <w:rFonts w:asciiTheme="minorHAnsi" w:hAnsiTheme="minorHAnsi" w:cstheme="minorHAnsi"/>
          <w:sz w:val="22"/>
          <w:szCs w:val="22"/>
        </w:rPr>
        <w:t>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7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b). Na postup při rozhodování v</w:t>
      </w:r>
      <w:r w:rsidR="00275604" w:rsidRPr="00D47776">
        <w:rPr>
          <w:rFonts w:asciiTheme="minorHAnsi" w:hAnsiTheme="minorHAnsi" w:cstheme="minorHAnsi"/>
          <w:sz w:val="22"/>
          <w:szCs w:val="22"/>
        </w:rPr>
        <w:t> </w:t>
      </w:r>
      <w:r w:rsidRPr="00D47776">
        <w:rPr>
          <w:rFonts w:asciiTheme="minorHAnsi" w:hAnsiTheme="minorHAnsi" w:cstheme="minorHAnsi"/>
          <w:sz w:val="22"/>
          <w:szCs w:val="22"/>
        </w:rPr>
        <w:t xml:space="preserve">této věci se 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 Za den splnění všech ostatních požadavků vyplývajících ze studijního programu se považuje poslední den zkouškového období posledního semestru, ve kterém měl student zapsané předměty svého studijního plánu studijního programu, v němž je zapsán.</w:t>
      </w:r>
    </w:p>
    <w:p w14:paraId="4904F76D"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Státní závěrečnou zkoušku nebo její poslední část musí student absolvovat nejpozději v termínu daném maximální dobou studia uvedenou v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8. Pokud student takto státní závěrečnou zkoušku nevykoná, studium se ukončuje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zákona a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7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b). Na postup při rozhodování v</w:t>
      </w:r>
      <w:r w:rsidR="00275604" w:rsidRPr="00D47776">
        <w:rPr>
          <w:rFonts w:asciiTheme="minorHAnsi" w:hAnsiTheme="minorHAnsi" w:cstheme="minorHAnsi"/>
          <w:sz w:val="22"/>
          <w:szCs w:val="22"/>
        </w:rPr>
        <w:t> </w:t>
      </w:r>
      <w:r w:rsidRPr="00D47776">
        <w:rPr>
          <w:rFonts w:asciiTheme="minorHAnsi" w:hAnsiTheme="minorHAnsi" w:cstheme="minorHAnsi"/>
          <w:sz w:val="22"/>
          <w:szCs w:val="22"/>
        </w:rPr>
        <w:t xml:space="preserve">této věci se 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w:t>
      </w:r>
    </w:p>
    <w:p w14:paraId="4904F76E" w14:textId="2E652E8D"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bookmarkStart w:id="24" w:name="_Hlk218860985"/>
      <w:r w:rsidRPr="00D47776">
        <w:rPr>
          <w:rFonts w:asciiTheme="minorHAnsi" w:hAnsiTheme="minorHAnsi" w:cstheme="minorHAnsi"/>
          <w:sz w:val="22"/>
          <w:szCs w:val="22"/>
        </w:rPr>
        <w:t>Zkušební komise je schopná se usnášet, je-li přítomna nadpoloviční většina jejích členů, přičemž mezi přítomnými musí být předseda nebo místopředseda</w:t>
      </w:r>
      <w:r w:rsidR="0095576E" w:rsidRPr="00D47776">
        <w:rPr>
          <w:rFonts w:asciiTheme="minorHAnsi" w:hAnsiTheme="minorHAnsi" w:cstheme="minorHAnsi"/>
          <w:sz w:val="22"/>
          <w:szCs w:val="22"/>
        </w:rPr>
        <w:t>;</w:t>
      </w:r>
      <w:r w:rsidRPr="00D47776">
        <w:rPr>
          <w:rFonts w:asciiTheme="minorHAnsi" w:hAnsiTheme="minorHAnsi" w:cstheme="minorHAnsi"/>
          <w:sz w:val="22"/>
          <w:szCs w:val="22"/>
        </w:rPr>
        <w:t xml:space="preserve"> </w:t>
      </w:r>
      <w:r w:rsidR="0095576E" w:rsidRPr="00D47776">
        <w:rPr>
          <w:rFonts w:asciiTheme="minorHAnsi" w:hAnsiTheme="minorHAnsi" w:cstheme="minorHAnsi"/>
          <w:sz w:val="22"/>
          <w:szCs w:val="22"/>
        </w:rPr>
        <w:t>to neplatí u praktické části</w:t>
      </w:r>
      <w:r w:rsidR="00E20A32" w:rsidRPr="00D47776">
        <w:rPr>
          <w:rFonts w:asciiTheme="minorHAnsi" w:hAnsiTheme="minorHAnsi" w:cstheme="minorHAnsi"/>
          <w:sz w:val="22"/>
          <w:szCs w:val="22"/>
        </w:rPr>
        <w:t xml:space="preserve"> státní závěrečné zkoušky, která probíhá ve zdravotnických zařízeních</w:t>
      </w:r>
      <w:r w:rsidR="0095576E" w:rsidRPr="00D47776">
        <w:rPr>
          <w:rFonts w:asciiTheme="minorHAnsi" w:hAnsiTheme="minorHAnsi" w:cstheme="minorHAnsi"/>
          <w:sz w:val="22"/>
          <w:szCs w:val="22"/>
        </w:rPr>
        <w:t>, v takovém</w:t>
      </w:r>
      <w:r w:rsidRPr="00D47776">
        <w:rPr>
          <w:rFonts w:asciiTheme="minorHAnsi" w:hAnsiTheme="minorHAnsi" w:cstheme="minorHAnsi"/>
          <w:sz w:val="22"/>
          <w:szCs w:val="22"/>
        </w:rPr>
        <w:t xml:space="preserve"> případě </w:t>
      </w:r>
      <w:r w:rsidR="00E20A32" w:rsidRPr="00D47776">
        <w:rPr>
          <w:rFonts w:asciiTheme="minorHAnsi" w:hAnsiTheme="minorHAnsi" w:cstheme="minorHAnsi"/>
          <w:sz w:val="22"/>
          <w:szCs w:val="22"/>
        </w:rPr>
        <w:t xml:space="preserve">musí být přítomni alespoň dva členové komise. </w:t>
      </w:r>
      <w:r w:rsidR="00E73492" w:rsidRPr="00E73492">
        <w:rPr>
          <w:rFonts w:asciiTheme="minorHAnsi" w:hAnsiTheme="minorHAnsi" w:cstheme="minorHAnsi"/>
          <w:sz w:val="22"/>
          <w:szCs w:val="22"/>
        </w:rPr>
        <w:t>Usnesení komise je přijato, pokud se pro něj vysloví nadpoloviční většina přítomných</w:t>
      </w:r>
      <w:r w:rsidRPr="00D47776">
        <w:rPr>
          <w:rFonts w:asciiTheme="minorHAnsi" w:hAnsiTheme="minorHAnsi" w:cstheme="minorHAnsi"/>
          <w:sz w:val="22"/>
          <w:szCs w:val="22"/>
        </w:rPr>
        <w:t>.</w:t>
      </w:r>
      <w:r w:rsidR="00A355F9" w:rsidRPr="00D47776">
        <w:rPr>
          <w:rFonts w:asciiTheme="minorHAnsi" w:hAnsiTheme="minorHAnsi" w:cstheme="minorHAnsi"/>
          <w:sz w:val="22"/>
          <w:szCs w:val="22"/>
        </w:rPr>
        <w:t xml:space="preserve"> </w:t>
      </w:r>
    </w:p>
    <w:bookmarkEnd w:id="24"/>
    <w:p w14:paraId="4904F76F"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Jednání zkušební komise řídí její předseda nebo místopředseda. Jednací řád zkušebních komisí stanoví směrnice děkana.</w:t>
      </w:r>
    </w:p>
    <w:p w14:paraId="4904F770" w14:textId="77777777" w:rsidR="005B2C93" w:rsidRPr="00D47776" w:rsidRDefault="005B2C93" w:rsidP="00A235E9">
      <w:pPr>
        <w:numPr>
          <w:ilvl w:val="0"/>
          <w:numId w:val="24"/>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Způsob přihlašování studentů ke státní závěrečné zkoušce a organizační zabezpečení státních závěrečných zkoušek stanoví směrnice děkana.</w:t>
      </w:r>
    </w:p>
    <w:p w14:paraId="4904F771" w14:textId="77777777" w:rsidR="00080B59" w:rsidRPr="00D47776" w:rsidRDefault="00080B59">
      <w:pPr>
        <w:spacing w:after="160" w:line="259" w:lineRule="auto"/>
        <w:ind w:left="0" w:firstLine="0"/>
        <w:jc w:val="left"/>
        <w:rPr>
          <w:rFonts w:asciiTheme="minorHAnsi" w:hAnsiTheme="minorHAnsi" w:cstheme="minorHAnsi"/>
          <w:b/>
          <w:sz w:val="22"/>
          <w:szCs w:val="22"/>
        </w:rPr>
      </w:pPr>
    </w:p>
    <w:p w14:paraId="4904F772" w14:textId="77777777" w:rsidR="005B2C93" w:rsidRPr="00D47776" w:rsidRDefault="005B2C93" w:rsidP="004D7E12">
      <w:pPr>
        <w:pStyle w:val="Normln1"/>
        <w:keepNext/>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17</w:t>
      </w:r>
    </w:p>
    <w:p w14:paraId="4904F773"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Klasifikace státní závěrečné zkoušky</w:t>
      </w:r>
    </w:p>
    <w:p w14:paraId="4904F774" w14:textId="77777777" w:rsidR="005B2C93" w:rsidRPr="00D47776" w:rsidRDefault="005B2C93" w:rsidP="00A235E9">
      <w:pPr>
        <w:numPr>
          <w:ilvl w:val="0"/>
          <w:numId w:val="2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Jednotlivé části státní závěrečné zkoušky i státní závěrečná zkouška jako celek se klasifikují stupnicí podle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11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1. Státní závěrečnou zkoušku nebo některou z jejích částí je možné opakovat pouze jednou.</w:t>
      </w:r>
    </w:p>
    <w:p w14:paraId="4904F775" w14:textId="77777777" w:rsidR="005B2C93" w:rsidRPr="00D47776" w:rsidRDefault="005B2C93" w:rsidP="00A235E9">
      <w:pPr>
        <w:numPr>
          <w:ilvl w:val="0"/>
          <w:numId w:val="2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Celkový výsledek státní závěrečné zkoušky stanoví zkušební komise s</w:t>
      </w:r>
      <w:r w:rsidR="00781492" w:rsidRPr="00D47776">
        <w:rPr>
          <w:rFonts w:asciiTheme="minorHAnsi" w:hAnsiTheme="minorHAnsi" w:cstheme="minorHAnsi"/>
          <w:sz w:val="22"/>
          <w:szCs w:val="22"/>
        </w:rPr>
        <w:t> </w:t>
      </w:r>
      <w:r w:rsidRPr="00D47776">
        <w:rPr>
          <w:rFonts w:asciiTheme="minorHAnsi" w:hAnsiTheme="minorHAnsi" w:cstheme="minorHAnsi"/>
          <w:sz w:val="22"/>
          <w:szCs w:val="22"/>
        </w:rPr>
        <w:t>přihlédnutím k hodnocení všech částí státní závěrečné zkoušky včetně obhajoby diplomové nebo bakalářské práce. Pokud byla kterákoli dílčí část státní závěrečné zkoušky hodnocena klasifikačním stupněm F, je i celkový výsledek státní závěrečné zkoušky hodnocen klasifikačním stupněm F.</w:t>
      </w:r>
    </w:p>
    <w:p w14:paraId="4904F776" w14:textId="2A82D4A9" w:rsidR="00877AE1" w:rsidRPr="00D47776" w:rsidRDefault="007323DE" w:rsidP="00A235E9">
      <w:pPr>
        <w:numPr>
          <w:ilvl w:val="0"/>
          <w:numId w:val="25"/>
        </w:numPr>
        <w:spacing w:afterLines="40" w:after="96"/>
        <w:ind w:left="454" w:hanging="454"/>
        <w:rPr>
          <w:rFonts w:asciiTheme="minorHAnsi" w:hAnsiTheme="minorHAnsi" w:cstheme="minorHAnsi"/>
          <w:sz w:val="22"/>
          <w:szCs w:val="22"/>
        </w:rPr>
      </w:pPr>
      <w:r>
        <w:rPr>
          <w:rFonts w:asciiTheme="minorHAnsi" w:hAnsiTheme="minorHAnsi" w:cstheme="minorHAnsi"/>
          <w:sz w:val="22"/>
          <w:szCs w:val="22"/>
        </w:rPr>
        <w:t>Děkan studentovi určí náhradní termín konání státní závěrečné zkoušky, jestliže se student nedostavil v určeném termínu ke státní závěrečné zkoušce nebo jejímu opakování, svoji neúčast řádně do</w:t>
      </w:r>
      <w:r w:rsidR="008B21DC">
        <w:rPr>
          <w:rFonts w:asciiTheme="minorHAnsi" w:hAnsiTheme="minorHAnsi" w:cstheme="minorHAnsi"/>
          <w:sz w:val="22"/>
          <w:szCs w:val="22"/>
        </w:rPr>
        <w:t> </w:t>
      </w:r>
      <w:r>
        <w:rPr>
          <w:rFonts w:asciiTheme="minorHAnsi" w:hAnsiTheme="minorHAnsi" w:cstheme="minorHAnsi"/>
          <w:sz w:val="22"/>
          <w:szCs w:val="22"/>
        </w:rPr>
        <w:t>5</w:t>
      </w:r>
      <w:r w:rsidR="008B21DC">
        <w:rPr>
          <w:rFonts w:asciiTheme="minorHAnsi" w:hAnsiTheme="minorHAnsi" w:cstheme="minorHAnsi"/>
          <w:sz w:val="22"/>
          <w:szCs w:val="22"/>
        </w:rPr>
        <w:t> </w:t>
      </w:r>
      <w:r>
        <w:rPr>
          <w:rFonts w:asciiTheme="minorHAnsi" w:hAnsiTheme="minorHAnsi" w:cstheme="minorHAnsi"/>
          <w:sz w:val="22"/>
          <w:szCs w:val="22"/>
        </w:rPr>
        <w:t xml:space="preserve">pracovních dnů písemně s uvedením důvodu omluvil a omluva byla děkanem uznána. </w:t>
      </w:r>
    </w:p>
    <w:p w14:paraId="4904F777" w14:textId="77777777" w:rsidR="005B2C93" w:rsidRPr="00D47776" w:rsidRDefault="00877AE1" w:rsidP="00A235E9">
      <w:pPr>
        <w:numPr>
          <w:ilvl w:val="0"/>
          <w:numId w:val="2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lastRenderedPageBreak/>
        <w:t xml:space="preserve"> </w:t>
      </w:r>
      <w:r w:rsidR="005B2C93" w:rsidRPr="00D47776">
        <w:rPr>
          <w:rFonts w:asciiTheme="minorHAnsi" w:hAnsiTheme="minorHAnsi" w:cstheme="minorHAnsi"/>
          <w:sz w:val="22"/>
          <w:szCs w:val="22"/>
        </w:rPr>
        <w:t>Studentovi určí děkan termín pro opakování st</w:t>
      </w:r>
      <w:r w:rsidRPr="00D47776">
        <w:rPr>
          <w:rFonts w:asciiTheme="minorHAnsi" w:hAnsiTheme="minorHAnsi" w:cstheme="minorHAnsi"/>
          <w:sz w:val="22"/>
          <w:szCs w:val="22"/>
        </w:rPr>
        <w:t>átní závěrečné zkoušky jestliže</w:t>
      </w:r>
    </w:p>
    <w:p w14:paraId="40BEFD76" w14:textId="77777777" w:rsidR="0051239A" w:rsidRDefault="0051239A" w:rsidP="004D59E0">
      <w:pPr>
        <w:pStyle w:val="Zkladntext1"/>
        <w:shd w:val="clear" w:color="auto" w:fill="auto"/>
        <w:tabs>
          <w:tab w:val="left" w:pos="298"/>
        </w:tabs>
        <w:spacing w:after="92" w:line="240" w:lineRule="auto"/>
        <w:ind w:left="644" w:firstLine="0"/>
        <w:jc w:val="both"/>
        <w:rPr>
          <w:rFonts w:asciiTheme="minorHAnsi" w:hAnsiTheme="minorHAnsi" w:cstheme="minorHAnsi"/>
          <w:sz w:val="22"/>
          <w:szCs w:val="22"/>
        </w:rPr>
      </w:pPr>
      <w:r>
        <w:rPr>
          <w:rFonts w:asciiTheme="minorHAnsi" w:hAnsiTheme="minorHAnsi" w:cstheme="minorHAnsi"/>
          <w:sz w:val="22"/>
          <w:szCs w:val="22"/>
        </w:rPr>
        <w:t>a) se student nedostavil v určeném termínu ke státní závěrečné zkoušce a svoji neúčast  řádně do 5 pracovních dnů písemně s uvedením důvodu neomluvil, nebo omluva nebyla děkanem uznána, nebo</w:t>
      </w:r>
    </w:p>
    <w:p w14:paraId="7A0E7719" w14:textId="1E3536EB" w:rsidR="0051239A" w:rsidRDefault="0051239A" w:rsidP="004D59E0">
      <w:pPr>
        <w:pStyle w:val="Zkladntext1"/>
        <w:shd w:val="clear" w:color="auto" w:fill="auto"/>
        <w:tabs>
          <w:tab w:val="left" w:pos="298"/>
        </w:tabs>
        <w:spacing w:after="92" w:line="240" w:lineRule="auto"/>
        <w:ind w:firstLine="0"/>
        <w:jc w:val="both"/>
        <w:rPr>
          <w:rFonts w:asciiTheme="minorHAnsi" w:hAnsiTheme="minorHAnsi" w:cstheme="minorHAnsi"/>
          <w:sz w:val="22"/>
          <w:szCs w:val="22"/>
        </w:rPr>
      </w:pPr>
      <w:r>
        <w:rPr>
          <w:rFonts w:asciiTheme="minorHAnsi" w:hAnsiTheme="minorHAnsi" w:cstheme="minorHAnsi"/>
          <w:sz w:val="22"/>
          <w:szCs w:val="22"/>
        </w:rPr>
        <w:t xml:space="preserve">           b) celkový výsledek státní závěrečné zkoušky byl hodnocen klasifikačním stupněm F.</w:t>
      </w:r>
    </w:p>
    <w:p w14:paraId="4904F77A" w14:textId="77777777" w:rsidR="005B2C93" w:rsidRPr="00D47776" w:rsidRDefault="005B2C93" w:rsidP="00A235E9">
      <w:pPr>
        <w:numPr>
          <w:ilvl w:val="0"/>
          <w:numId w:val="2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Státní závěrečná zkouška se opakuje jenom z té části nebo z těch částí, které byly hodnoceny </w:t>
      </w:r>
      <w:r w:rsidR="0017118B" w:rsidRPr="00D47776">
        <w:rPr>
          <w:rFonts w:asciiTheme="minorHAnsi" w:hAnsiTheme="minorHAnsi" w:cstheme="minorHAnsi"/>
          <w:sz w:val="22"/>
          <w:szCs w:val="22"/>
        </w:rPr>
        <w:t xml:space="preserve">klasifikačním stupněm </w:t>
      </w:r>
      <w:r w:rsidRPr="00D47776">
        <w:rPr>
          <w:rFonts w:asciiTheme="minorHAnsi" w:hAnsiTheme="minorHAnsi" w:cstheme="minorHAnsi"/>
          <w:sz w:val="22"/>
          <w:szCs w:val="22"/>
        </w:rPr>
        <w:t>F</w:t>
      </w:r>
      <w:r w:rsidR="00652333" w:rsidRPr="00D47776">
        <w:rPr>
          <w:rFonts w:asciiTheme="minorHAnsi" w:hAnsiTheme="minorHAnsi" w:cstheme="minorHAnsi"/>
          <w:sz w:val="22"/>
          <w:szCs w:val="22"/>
        </w:rPr>
        <w:t xml:space="preserve">. </w:t>
      </w:r>
      <w:r w:rsidRPr="00D47776">
        <w:rPr>
          <w:rFonts w:asciiTheme="minorHAnsi" w:hAnsiTheme="minorHAnsi" w:cstheme="minorHAnsi"/>
          <w:sz w:val="22"/>
          <w:szCs w:val="22"/>
        </w:rPr>
        <w:t>Pokud byla obhajoba bakalářské nebo diplomové práce hodnocena klasifikačním stupněm F, je podmínkou pro opakování státní závěrečné zkoušky přepracování bakalářské nebo diplomové práce. O způsobu a rozsahu přepracování rozhodne na základě stanoviska zkušební komise děkan.</w:t>
      </w:r>
    </w:p>
    <w:p w14:paraId="4904F77B" w14:textId="6FDF9F35" w:rsidR="005B2C93" w:rsidRPr="00D47776" w:rsidRDefault="005B2C93" w:rsidP="00A235E9">
      <w:pPr>
        <w:numPr>
          <w:ilvl w:val="0"/>
          <w:numId w:val="2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Je-li opakovaná státní závěrečná zkouška hodnocena klasifikačním stupněm F, studium se ukončuje podle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 xml:space="preserve">56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1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 xml:space="preserve">b) zákona a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34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7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b). Na postup při rozhodování v</w:t>
      </w:r>
      <w:r w:rsidR="005E7540" w:rsidRPr="00D47776">
        <w:rPr>
          <w:rFonts w:asciiTheme="minorHAnsi" w:hAnsiTheme="minorHAnsi" w:cstheme="minorHAnsi"/>
          <w:sz w:val="22"/>
          <w:szCs w:val="22"/>
        </w:rPr>
        <w:t> </w:t>
      </w:r>
      <w:r w:rsidRPr="00D47776">
        <w:rPr>
          <w:rFonts w:asciiTheme="minorHAnsi" w:hAnsiTheme="minorHAnsi" w:cstheme="minorHAnsi"/>
          <w:sz w:val="22"/>
          <w:szCs w:val="22"/>
        </w:rPr>
        <w:t>této věci se</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 xml:space="preserve">vztahuje </w:t>
      </w:r>
      <w:r w:rsidR="00EF2C34" w:rsidRPr="00D47776">
        <w:rPr>
          <w:rFonts w:asciiTheme="minorHAnsi" w:hAnsiTheme="minorHAnsi" w:cstheme="minorHAnsi"/>
          <w:sz w:val="22"/>
          <w:szCs w:val="22"/>
        </w:rPr>
        <w:t>§ </w:t>
      </w:r>
      <w:r w:rsidRPr="00D47776">
        <w:rPr>
          <w:rFonts w:asciiTheme="minorHAnsi" w:hAnsiTheme="minorHAnsi" w:cstheme="minorHAnsi"/>
          <w:sz w:val="22"/>
          <w:szCs w:val="22"/>
        </w:rPr>
        <w:t>68 zákona.</w:t>
      </w:r>
    </w:p>
    <w:p w14:paraId="4904F77C" w14:textId="3EB397F8" w:rsidR="005B2C93" w:rsidRDefault="005B2C93" w:rsidP="00A235E9">
      <w:pPr>
        <w:numPr>
          <w:ilvl w:val="0"/>
          <w:numId w:val="25"/>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Studentovi musí být prokazatelným způsobem sděleny výsledky jednotlivých částí státní závěrečné zkoušky uvedených v </w:t>
      </w:r>
      <w:r w:rsidR="00EF2C34" w:rsidRPr="00D47776">
        <w:rPr>
          <w:rFonts w:asciiTheme="minorHAnsi" w:hAnsiTheme="minorHAnsi" w:cstheme="minorHAnsi"/>
          <w:sz w:val="22"/>
          <w:szCs w:val="22"/>
        </w:rPr>
        <w:t>čl. </w:t>
      </w:r>
      <w:r w:rsidRPr="00D47776">
        <w:rPr>
          <w:rFonts w:asciiTheme="minorHAnsi" w:hAnsiTheme="minorHAnsi" w:cstheme="minorHAnsi"/>
          <w:sz w:val="22"/>
          <w:szCs w:val="22"/>
        </w:rPr>
        <w:t xml:space="preserve">16 </w:t>
      </w:r>
      <w:r w:rsidR="00EF2C34" w:rsidRPr="00D47776">
        <w:rPr>
          <w:rFonts w:asciiTheme="minorHAnsi" w:hAnsiTheme="minorHAnsi" w:cstheme="minorHAnsi"/>
          <w:sz w:val="22"/>
          <w:szCs w:val="22"/>
        </w:rPr>
        <w:t>odst. </w:t>
      </w:r>
      <w:r w:rsidRPr="00D47776">
        <w:rPr>
          <w:rFonts w:asciiTheme="minorHAnsi" w:hAnsiTheme="minorHAnsi" w:cstheme="minorHAnsi"/>
          <w:sz w:val="22"/>
          <w:szCs w:val="22"/>
        </w:rPr>
        <w:t xml:space="preserve">3 </w:t>
      </w:r>
      <w:r w:rsidR="00EF2C34" w:rsidRPr="00D47776">
        <w:rPr>
          <w:rFonts w:asciiTheme="minorHAnsi" w:hAnsiTheme="minorHAnsi" w:cstheme="minorHAnsi"/>
          <w:sz w:val="22"/>
          <w:szCs w:val="22"/>
        </w:rPr>
        <w:t>písm. </w:t>
      </w:r>
      <w:r w:rsidRPr="00D47776">
        <w:rPr>
          <w:rFonts w:asciiTheme="minorHAnsi" w:hAnsiTheme="minorHAnsi" w:cstheme="minorHAnsi"/>
          <w:sz w:val="22"/>
          <w:szCs w:val="22"/>
        </w:rPr>
        <w:t>a) až c) včetně celkového výsledku státní závěrečné zkoušky.</w:t>
      </w:r>
    </w:p>
    <w:p w14:paraId="0AD9E442" w14:textId="77777777" w:rsidR="00E276AA" w:rsidRPr="00D47776" w:rsidRDefault="00E276AA" w:rsidP="00E30967">
      <w:pPr>
        <w:spacing w:afterLines="40" w:after="96"/>
        <w:ind w:left="454" w:firstLine="0"/>
        <w:rPr>
          <w:rFonts w:asciiTheme="minorHAnsi" w:hAnsiTheme="minorHAnsi" w:cstheme="minorHAnsi"/>
          <w:sz w:val="22"/>
          <w:szCs w:val="22"/>
        </w:rPr>
      </w:pPr>
    </w:p>
    <w:p w14:paraId="4904F77E"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18</w:t>
      </w:r>
    </w:p>
    <w:p w14:paraId="4904F77F"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Celkový výsledek studia</w:t>
      </w:r>
    </w:p>
    <w:p w14:paraId="4904F780" w14:textId="77777777" w:rsidR="005B2C93" w:rsidRPr="00D47776" w:rsidRDefault="005B2C93" w:rsidP="00A235E9">
      <w:pPr>
        <w:numPr>
          <w:ilvl w:val="0"/>
          <w:numId w:val="2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Celkový výsledek řádně ukon</w:t>
      </w:r>
      <w:r w:rsidR="00877AE1" w:rsidRPr="00D47776">
        <w:rPr>
          <w:rFonts w:asciiTheme="minorHAnsi" w:hAnsiTheme="minorHAnsi" w:cstheme="minorHAnsi"/>
          <w:sz w:val="22"/>
          <w:szCs w:val="22"/>
        </w:rPr>
        <w:t>čeného studia se hodnotí stupni</w:t>
      </w:r>
    </w:p>
    <w:p w14:paraId="4904F781" w14:textId="77777777" w:rsidR="005B2C93" w:rsidRPr="00D47776" w:rsidRDefault="005B2C93" w:rsidP="00A235E9">
      <w:pPr>
        <w:pStyle w:val="Psmenkov"/>
        <w:numPr>
          <w:ilvl w:val="0"/>
          <w:numId w:val="8"/>
        </w:numPr>
        <w:spacing w:afterLines="40" w:after="96"/>
        <w:ind w:left="993" w:hanging="454"/>
        <w:rPr>
          <w:rFonts w:asciiTheme="minorHAnsi" w:hAnsiTheme="minorHAnsi"/>
          <w:color w:val="auto"/>
          <w:sz w:val="22"/>
        </w:rPr>
      </w:pPr>
      <w:r w:rsidRPr="00D47776">
        <w:rPr>
          <w:rFonts w:asciiTheme="minorHAnsi" w:hAnsiTheme="minorHAnsi"/>
          <w:color w:val="auto"/>
          <w:sz w:val="22"/>
        </w:rPr>
        <w:t>prospěl s vyznamenáním,</w:t>
      </w:r>
    </w:p>
    <w:p w14:paraId="4904F782" w14:textId="77777777" w:rsidR="005B2C93" w:rsidRPr="00D47776" w:rsidRDefault="005B2C93" w:rsidP="00A235E9">
      <w:pPr>
        <w:pStyle w:val="Psmenkov"/>
        <w:numPr>
          <w:ilvl w:val="0"/>
          <w:numId w:val="8"/>
        </w:numPr>
        <w:spacing w:afterLines="40" w:after="96"/>
        <w:ind w:left="993" w:hanging="454"/>
        <w:rPr>
          <w:rFonts w:asciiTheme="minorHAnsi" w:hAnsiTheme="minorHAnsi"/>
          <w:color w:val="auto"/>
          <w:sz w:val="22"/>
        </w:rPr>
      </w:pPr>
      <w:r w:rsidRPr="00D47776">
        <w:rPr>
          <w:rFonts w:asciiTheme="minorHAnsi" w:hAnsiTheme="minorHAnsi"/>
          <w:color w:val="auto"/>
          <w:sz w:val="22"/>
        </w:rPr>
        <w:t>prospěl.</w:t>
      </w:r>
    </w:p>
    <w:p w14:paraId="4904F783" w14:textId="70EBB5F4" w:rsidR="005B2C93" w:rsidRPr="00D47776" w:rsidRDefault="005B2C93" w:rsidP="00A235E9">
      <w:pPr>
        <w:numPr>
          <w:ilvl w:val="0"/>
          <w:numId w:val="2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Celkový výsledek řádně ukončeného studia je hodnocen stupněm „prospěl s</w:t>
      </w:r>
      <w:r w:rsidR="00781492" w:rsidRPr="00D47776">
        <w:rPr>
          <w:rFonts w:asciiTheme="minorHAnsi" w:hAnsiTheme="minorHAnsi" w:cstheme="minorHAnsi"/>
          <w:sz w:val="22"/>
          <w:szCs w:val="22"/>
        </w:rPr>
        <w:t> </w:t>
      </w:r>
      <w:r w:rsidRPr="00D47776">
        <w:rPr>
          <w:rFonts w:asciiTheme="minorHAnsi" w:hAnsiTheme="minorHAnsi" w:cstheme="minorHAnsi"/>
          <w:sz w:val="22"/>
          <w:szCs w:val="22"/>
        </w:rPr>
        <w:t>vyznamenáním“, pokud student během studia dosáhl celkového váženého studijního průměru podle čl</w:t>
      </w:r>
      <w:r w:rsidR="00BF1BE8" w:rsidRPr="00D47776">
        <w:rPr>
          <w:rFonts w:asciiTheme="minorHAnsi" w:hAnsiTheme="minorHAnsi" w:cstheme="minorHAnsi"/>
          <w:sz w:val="22"/>
          <w:szCs w:val="22"/>
        </w:rPr>
        <w:t>.</w:t>
      </w:r>
      <w:r w:rsidRPr="00D47776">
        <w:rPr>
          <w:rFonts w:asciiTheme="minorHAnsi" w:hAnsiTheme="minorHAnsi" w:cstheme="minorHAnsi"/>
          <w:sz w:val="22"/>
          <w:szCs w:val="22"/>
        </w:rPr>
        <w:t xml:space="preserve"> 12 nejvýše 1,50 u</w:t>
      </w:r>
      <w:r w:rsidR="00E33422" w:rsidRPr="00D47776">
        <w:rPr>
          <w:rFonts w:asciiTheme="minorHAnsi" w:hAnsiTheme="minorHAnsi" w:cstheme="minorHAnsi"/>
          <w:sz w:val="22"/>
          <w:szCs w:val="22"/>
        </w:rPr>
        <w:t> </w:t>
      </w:r>
      <w:r w:rsidRPr="00D47776">
        <w:rPr>
          <w:rFonts w:asciiTheme="minorHAnsi" w:hAnsiTheme="minorHAnsi" w:cstheme="minorHAnsi"/>
          <w:sz w:val="22"/>
          <w:szCs w:val="22"/>
        </w:rPr>
        <w:t xml:space="preserve">studia </w:t>
      </w:r>
      <w:r w:rsidR="00BF1BE8" w:rsidRPr="00D47776">
        <w:rPr>
          <w:rFonts w:asciiTheme="minorHAnsi" w:hAnsiTheme="minorHAnsi" w:cstheme="minorHAnsi"/>
          <w:sz w:val="22"/>
          <w:szCs w:val="22"/>
        </w:rPr>
        <w:t>v </w:t>
      </w:r>
      <w:r w:rsidRPr="00D47776">
        <w:rPr>
          <w:rFonts w:asciiTheme="minorHAnsi" w:hAnsiTheme="minorHAnsi" w:cstheme="minorHAnsi"/>
          <w:sz w:val="22"/>
          <w:szCs w:val="22"/>
        </w:rPr>
        <w:t>bakalářské</w:t>
      </w:r>
      <w:r w:rsidR="00BF1BE8" w:rsidRPr="00D47776">
        <w:rPr>
          <w:rFonts w:asciiTheme="minorHAnsi" w:hAnsiTheme="minorHAnsi" w:cstheme="minorHAnsi"/>
          <w:sz w:val="22"/>
          <w:szCs w:val="22"/>
        </w:rPr>
        <w:t>m studijním programu</w:t>
      </w:r>
      <w:r w:rsidRPr="00D47776">
        <w:rPr>
          <w:rFonts w:asciiTheme="minorHAnsi" w:hAnsiTheme="minorHAnsi" w:cstheme="minorHAnsi"/>
          <w:sz w:val="22"/>
          <w:szCs w:val="22"/>
        </w:rPr>
        <w:t>, resp</w:t>
      </w:r>
      <w:r w:rsidR="00D6786B" w:rsidRPr="00D47776">
        <w:rPr>
          <w:rFonts w:asciiTheme="minorHAnsi" w:hAnsiTheme="minorHAnsi" w:cstheme="minorHAnsi"/>
          <w:sz w:val="22"/>
          <w:szCs w:val="22"/>
        </w:rPr>
        <w:t>ektive</w:t>
      </w:r>
      <w:r w:rsidRPr="00D47776">
        <w:rPr>
          <w:rFonts w:asciiTheme="minorHAnsi" w:hAnsiTheme="minorHAnsi" w:cstheme="minorHAnsi"/>
          <w:sz w:val="22"/>
          <w:szCs w:val="22"/>
        </w:rPr>
        <w:t xml:space="preserve"> nejvýše 1,30 u studia </w:t>
      </w:r>
      <w:r w:rsidR="00BF1BE8" w:rsidRPr="00D47776">
        <w:rPr>
          <w:rFonts w:asciiTheme="minorHAnsi" w:hAnsiTheme="minorHAnsi" w:cstheme="minorHAnsi"/>
          <w:sz w:val="22"/>
          <w:szCs w:val="22"/>
        </w:rPr>
        <w:t>v </w:t>
      </w:r>
      <w:r w:rsidRPr="00D47776">
        <w:rPr>
          <w:rFonts w:asciiTheme="minorHAnsi" w:hAnsiTheme="minorHAnsi" w:cstheme="minorHAnsi"/>
          <w:sz w:val="22"/>
          <w:szCs w:val="22"/>
        </w:rPr>
        <w:t>magisterské</w:t>
      </w:r>
      <w:r w:rsidR="00BF1BE8" w:rsidRPr="00D47776">
        <w:rPr>
          <w:rFonts w:asciiTheme="minorHAnsi" w:hAnsiTheme="minorHAnsi" w:cstheme="minorHAnsi"/>
          <w:sz w:val="22"/>
          <w:szCs w:val="22"/>
        </w:rPr>
        <w:t>m studijním programu</w:t>
      </w:r>
      <w:r w:rsidRPr="00D47776">
        <w:rPr>
          <w:rFonts w:asciiTheme="minorHAnsi" w:hAnsiTheme="minorHAnsi" w:cstheme="minorHAnsi"/>
          <w:sz w:val="22"/>
          <w:szCs w:val="22"/>
        </w:rPr>
        <w:t>, a státní závěrečnou zkoušku vykonal s celkovým výsledkem A.</w:t>
      </w:r>
    </w:p>
    <w:p w14:paraId="4904F784" w14:textId="77777777" w:rsidR="005B2C93" w:rsidRPr="00D47776" w:rsidRDefault="005B2C93" w:rsidP="00A235E9">
      <w:pPr>
        <w:numPr>
          <w:ilvl w:val="0"/>
          <w:numId w:val="26"/>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Celkový výsledek studia se uvádí ve vysokoškolském diplomu a dokladech o</w:t>
      </w:r>
      <w:r w:rsidR="00781492" w:rsidRPr="00D47776">
        <w:rPr>
          <w:rFonts w:asciiTheme="minorHAnsi" w:hAnsiTheme="minorHAnsi" w:cstheme="minorHAnsi"/>
          <w:sz w:val="22"/>
          <w:szCs w:val="22"/>
        </w:rPr>
        <w:t> </w:t>
      </w:r>
      <w:r w:rsidRPr="00D47776">
        <w:rPr>
          <w:rFonts w:asciiTheme="minorHAnsi" w:hAnsiTheme="minorHAnsi" w:cstheme="minorHAnsi"/>
          <w:sz w:val="22"/>
          <w:szCs w:val="22"/>
        </w:rPr>
        <w:t>řádném ukončení studia.</w:t>
      </w:r>
    </w:p>
    <w:p w14:paraId="4904F785" w14:textId="558E6661" w:rsidR="00E33422" w:rsidRPr="00D47776" w:rsidRDefault="00E33422">
      <w:pPr>
        <w:spacing w:after="160" w:line="259" w:lineRule="auto"/>
        <w:ind w:left="0" w:firstLine="0"/>
        <w:jc w:val="left"/>
        <w:rPr>
          <w:rFonts w:asciiTheme="minorHAnsi" w:hAnsiTheme="minorHAnsi" w:cstheme="minorHAnsi"/>
          <w:b/>
          <w:bCs/>
          <w:sz w:val="22"/>
          <w:szCs w:val="22"/>
        </w:rPr>
      </w:pPr>
    </w:p>
    <w:p w14:paraId="4904F78A" w14:textId="77777777" w:rsidR="005B2C93" w:rsidRPr="00D47776" w:rsidRDefault="005B2C93" w:rsidP="005B2C93">
      <w:pPr>
        <w:pStyle w:val="Default"/>
        <w:spacing w:afterLines="40" w:after="96"/>
        <w:ind w:left="454" w:hanging="454"/>
        <w:jc w:val="center"/>
        <w:rPr>
          <w:rFonts w:asciiTheme="minorHAnsi" w:hAnsiTheme="minorHAnsi" w:cstheme="minorHAnsi"/>
          <w:b/>
          <w:bCs/>
          <w:color w:val="auto"/>
          <w:sz w:val="22"/>
          <w:szCs w:val="22"/>
        </w:rPr>
      </w:pPr>
      <w:r w:rsidRPr="00D47776">
        <w:rPr>
          <w:rFonts w:asciiTheme="minorHAnsi" w:hAnsiTheme="minorHAnsi" w:cstheme="minorHAnsi"/>
          <w:b/>
          <w:bCs/>
          <w:color w:val="auto"/>
          <w:sz w:val="22"/>
          <w:szCs w:val="22"/>
        </w:rPr>
        <w:t>Část čtvrtá</w:t>
      </w:r>
    </w:p>
    <w:p w14:paraId="4904F78B" w14:textId="77777777" w:rsidR="005B2C93" w:rsidRPr="00D47776" w:rsidRDefault="005B2C93" w:rsidP="005B2C93">
      <w:pPr>
        <w:pStyle w:val="Defaul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STUDIUM V DOKTORSKÝCH STUDIJNÍCH PROGRAMECH</w:t>
      </w:r>
    </w:p>
    <w:p w14:paraId="4904F78C" w14:textId="77777777" w:rsidR="005525C8" w:rsidRPr="00D47776" w:rsidRDefault="005525C8" w:rsidP="005B2C93">
      <w:pPr>
        <w:pStyle w:val="Default"/>
        <w:spacing w:afterLines="40" w:after="96"/>
        <w:ind w:left="454" w:hanging="454"/>
        <w:jc w:val="center"/>
        <w:rPr>
          <w:rFonts w:asciiTheme="minorHAnsi" w:hAnsiTheme="minorHAnsi" w:cstheme="minorHAnsi"/>
          <w:b/>
          <w:color w:val="auto"/>
          <w:sz w:val="22"/>
          <w:szCs w:val="22"/>
        </w:rPr>
      </w:pPr>
    </w:p>
    <w:p w14:paraId="4904F78D" w14:textId="77777777" w:rsidR="005B2C93" w:rsidRPr="00D47776" w:rsidRDefault="005B2C93" w:rsidP="005B2C93">
      <w:pPr>
        <w:pStyle w:val="Defaul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19</w:t>
      </w:r>
    </w:p>
    <w:p w14:paraId="4904F78E" w14:textId="77777777" w:rsidR="005B2C93" w:rsidRPr="00D47776" w:rsidRDefault="005B2C93" w:rsidP="005B2C93">
      <w:pPr>
        <w:pStyle w:val="Defaul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Organizace studia</w:t>
      </w:r>
      <w:r w:rsidR="00BF1BE8" w:rsidRPr="00D47776">
        <w:rPr>
          <w:rFonts w:asciiTheme="minorHAnsi" w:hAnsiTheme="minorHAnsi" w:cstheme="minorHAnsi"/>
          <w:b/>
          <w:color w:val="auto"/>
          <w:sz w:val="22"/>
          <w:szCs w:val="22"/>
        </w:rPr>
        <w:t xml:space="preserve"> v doktorském studijním programu</w:t>
      </w:r>
    </w:p>
    <w:p w14:paraId="4904F78F" w14:textId="77777777" w:rsidR="00877AE1" w:rsidRPr="00D47776" w:rsidRDefault="005B2C93"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Studium v doktorských studijních programech probíhá podle individuálních studijních plánů (dále jen „ISP“) podle čl</w:t>
      </w:r>
      <w:r w:rsidR="00BF1BE8" w:rsidRPr="00D47776">
        <w:rPr>
          <w:rFonts w:asciiTheme="minorHAnsi" w:hAnsiTheme="minorHAnsi" w:cstheme="minorHAnsi"/>
          <w:color w:val="auto"/>
          <w:sz w:val="22"/>
          <w:szCs w:val="22"/>
        </w:rPr>
        <w:t>.</w:t>
      </w:r>
      <w:r w:rsidRPr="00D47776">
        <w:rPr>
          <w:rFonts w:asciiTheme="minorHAnsi" w:hAnsiTheme="minorHAnsi" w:cstheme="minorHAnsi"/>
          <w:color w:val="auto"/>
          <w:sz w:val="22"/>
          <w:szCs w:val="22"/>
        </w:rPr>
        <w:t xml:space="preserve"> 26 pod vedením školitele. Hodnotícím odborným orgánem průběhu studia jsou zejména oborové rady, jejichž působení upravuje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47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6</w:t>
      </w:r>
      <w:r w:rsidR="00BF1BE8" w:rsidRPr="00D47776">
        <w:rPr>
          <w:rFonts w:asciiTheme="minorHAnsi" w:hAnsiTheme="minorHAnsi" w:cstheme="minorHAnsi"/>
          <w:color w:val="auto"/>
          <w:sz w:val="22"/>
          <w:szCs w:val="22"/>
        </w:rPr>
        <w:t xml:space="preserve"> zákona a čl. 21</w:t>
      </w:r>
      <w:r w:rsidRPr="00D47776">
        <w:rPr>
          <w:rFonts w:asciiTheme="minorHAnsi" w:hAnsiTheme="minorHAnsi" w:cstheme="minorHAnsi"/>
          <w:color w:val="auto"/>
          <w:sz w:val="22"/>
          <w:szCs w:val="22"/>
        </w:rPr>
        <w:t>.</w:t>
      </w:r>
    </w:p>
    <w:p w14:paraId="4904F790" w14:textId="77777777" w:rsidR="00877AE1" w:rsidRPr="00D47776" w:rsidRDefault="005B2C93"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Studium v doktorských studijních programech se uskutečňuje ve formách, které jsou uvedeny v</w:t>
      </w:r>
      <w:r w:rsidR="005E7540" w:rsidRPr="00D47776">
        <w:rPr>
          <w:rFonts w:asciiTheme="minorHAnsi" w:hAnsiTheme="minorHAnsi" w:cstheme="minorHAnsi"/>
          <w:color w:val="auto"/>
          <w:sz w:val="22"/>
          <w:szCs w:val="22"/>
        </w:rPr>
        <w:t>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4. Maximální doba studia ve všech jeho formách je stanovena v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8.</w:t>
      </w:r>
    </w:p>
    <w:p w14:paraId="4904F791" w14:textId="3D0B087B" w:rsidR="00877AE1" w:rsidRPr="00D47776" w:rsidRDefault="005B2C93"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Školicím pracovištěm je pracoviště (katedra</w:t>
      </w:r>
      <w:ins w:id="25" w:author="Klusáková Barbora" w:date="2026-02-02T09:26:00Z">
        <w:r w:rsidR="005D12EF">
          <w:rPr>
            <w:rFonts w:asciiTheme="minorHAnsi" w:hAnsiTheme="minorHAnsi" w:cstheme="minorHAnsi"/>
            <w:color w:val="auto"/>
            <w:sz w:val="22"/>
            <w:szCs w:val="22"/>
          </w:rPr>
          <w:t xml:space="preserve"> nebo jí obdobná součást fakulty</w:t>
        </w:r>
      </w:ins>
      <w:r w:rsidRPr="00D47776">
        <w:rPr>
          <w:rFonts w:asciiTheme="minorHAnsi" w:hAnsiTheme="minorHAnsi" w:cstheme="minorHAnsi"/>
          <w:color w:val="auto"/>
          <w:sz w:val="22"/>
          <w:szCs w:val="22"/>
        </w:rPr>
        <w:t>, vysokoškolský ústav podílející se na výuce v</w:t>
      </w:r>
      <w:r w:rsidR="0027560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doktorském</w:t>
      </w:r>
      <w:r w:rsidR="00275604" w:rsidRPr="00D47776">
        <w:rPr>
          <w:rFonts w:asciiTheme="minorHAnsi" w:hAnsiTheme="minorHAnsi" w:cstheme="minorHAnsi"/>
          <w:color w:val="auto"/>
          <w:sz w:val="22"/>
          <w:szCs w:val="22"/>
        </w:rPr>
        <w:t xml:space="preserve"> </w:t>
      </w:r>
      <w:r w:rsidRPr="00D47776">
        <w:rPr>
          <w:rFonts w:asciiTheme="minorHAnsi" w:hAnsiTheme="minorHAnsi" w:cstheme="minorHAnsi"/>
          <w:color w:val="auto"/>
          <w:sz w:val="22"/>
          <w:szCs w:val="22"/>
        </w:rPr>
        <w:t>studijním programu, pracoviště</w:t>
      </w:r>
      <w:r w:rsidR="00CF1878" w:rsidRPr="00D47776">
        <w:rPr>
          <w:rFonts w:asciiTheme="minorHAnsi" w:hAnsiTheme="minorHAnsi" w:cstheme="minorHAnsi"/>
          <w:color w:val="auto"/>
          <w:sz w:val="22"/>
          <w:szCs w:val="22"/>
        </w:rPr>
        <w:t xml:space="preserve"> mimo ČVUT</w:t>
      </w:r>
      <w:r w:rsidRPr="00D47776">
        <w:rPr>
          <w:rFonts w:asciiTheme="minorHAnsi" w:hAnsiTheme="minorHAnsi" w:cstheme="minorHAnsi"/>
          <w:color w:val="auto"/>
          <w:sz w:val="22"/>
          <w:szCs w:val="22"/>
        </w:rPr>
        <w:t xml:space="preserve">), kde probíhá odborná část </w:t>
      </w:r>
      <w:ins w:id="26" w:author="Klusáková Barbora" w:date="2026-02-02T09:26:00Z">
        <w:r w:rsidR="005D12EF">
          <w:rPr>
            <w:rFonts w:asciiTheme="minorHAnsi" w:hAnsiTheme="minorHAnsi" w:cstheme="minorHAnsi"/>
            <w:color w:val="auto"/>
            <w:sz w:val="22"/>
            <w:szCs w:val="22"/>
          </w:rPr>
          <w:t xml:space="preserve">studia v doktorském </w:t>
        </w:r>
      </w:ins>
      <w:r w:rsidRPr="00D47776">
        <w:rPr>
          <w:rFonts w:asciiTheme="minorHAnsi" w:hAnsiTheme="minorHAnsi" w:cstheme="minorHAnsi"/>
          <w:color w:val="auto"/>
          <w:sz w:val="22"/>
          <w:szCs w:val="22"/>
        </w:rPr>
        <w:t>studijní</w:t>
      </w:r>
      <w:ins w:id="27" w:author="Klusáková Barbora" w:date="2026-02-02T09:27:00Z">
        <w:r w:rsidR="005D12EF">
          <w:rPr>
            <w:rFonts w:asciiTheme="minorHAnsi" w:hAnsiTheme="minorHAnsi" w:cstheme="minorHAnsi"/>
            <w:color w:val="auto"/>
            <w:sz w:val="22"/>
            <w:szCs w:val="22"/>
          </w:rPr>
          <w:t>m</w:t>
        </w:r>
      </w:ins>
      <w:del w:id="28" w:author="Klusáková Barbora" w:date="2026-02-02T09:27:00Z">
        <w:r w:rsidRPr="00D47776" w:rsidDel="005D12EF">
          <w:rPr>
            <w:rFonts w:asciiTheme="minorHAnsi" w:hAnsiTheme="minorHAnsi" w:cstheme="minorHAnsi"/>
            <w:color w:val="auto"/>
            <w:sz w:val="22"/>
            <w:szCs w:val="22"/>
          </w:rPr>
          <w:delText>ho</w:delText>
        </w:r>
      </w:del>
      <w:r w:rsidRPr="00D47776">
        <w:rPr>
          <w:rFonts w:asciiTheme="minorHAnsi" w:hAnsiTheme="minorHAnsi" w:cstheme="minorHAnsi"/>
          <w:color w:val="auto"/>
          <w:sz w:val="22"/>
          <w:szCs w:val="22"/>
        </w:rPr>
        <w:t xml:space="preserve"> programu</w:t>
      </w:r>
      <w:r w:rsidR="00E11CA6" w:rsidRPr="00D47776">
        <w:rPr>
          <w:rFonts w:asciiTheme="minorHAnsi" w:hAnsiTheme="minorHAnsi" w:cstheme="minorHAnsi"/>
          <w:color w:val="auto"/>
          <w:sz w:val="22"/>
          <w:szCs w:val="22"/>
        </w:rPr>
        <w:t>.</w:t>
      </w:r>
    </w:p>
    <w:p w14:paraId="4904F792" w14:textId="77777777" w:rsidR="00876551" w:rsidRPr="00D47776" w:rsidRDefault="005B2C93"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Standardní doba studia v doktorských studijních programech činí </w:t>
      </w:r>
      <w:r w:rsidR="00560207" w:rsidRPr="00D47776">
        <w:rPr>
          <w:rFonts w:asciiTheme="minorHAnsi" w:hAnsiTheme="minorHAnsi" w:cstheme="minorHAnsi"/>
          <w:color w:val="auto"/>
          <w:sz w:val="22"/>
          <w:szCs w:val="22"/>
        </w:rPr>
        <w:t xml:space="preserve">nejméně tři a nejvýše </w:t>
      </w:r>
      <w:r w:rsidRPr="00D47776">
        <w:rPr>
          <w:rFonts w:asciiTheme="minorHAnsi" w:hAnsiTheme="minorHAnsi" w:cstheme="minorHAnsi"/>
          <w:color w:val="auto"/>
          <w:sz w:val="22"/>
          <w:szCs w:val="22"/>
        </w:rPr>
        <w:t>čtyři roky.</w:t>
      </w:r>
    </w:p>
    <w:p w14:paraId="4904F793" w14:textId="4D594AF3" w:rsidR="00876551" w:rsidRPr="00D47776" w:rsidRDefault="00811CBD"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lastRenderedPageBreak/>
        <w:t xml:space="preserve">Doba studia v prezenční formě doktorského studijního programu nemůže přesáhnout standardní dobu studia. Tuto lhůtu může děkan studentovi-rodiči prodloužit maximálně o uznanou dobu rodičovství, pokud v této době studium nepřeruší a celková doba studia nepřesáhne maximální dobu studia. Tím není dotčen čl. 6 odst. </w:t>
      </w:r>
      <w:r w:rsidR="002C5CDC" w:rsidRPr="00D47776">
        <w:rPr>
          <w:rFonts w:asciiTheme="minorHAnsi" w:hAnsiTheme="minorHAnsi" w:cstheme="minorHAnsi"/>
          <w:color w:val="auto"/>
          <w:sz w:val="22"/>
          <w:szCs w:val="22"/>
        </w:rPr>
        <w:t>6</w:t>
      </w:r>
      <w:r w:rsidRPr="00D47776">
        <w:rPr>
          <w:rFonts w:asciiTheme="minorHAnsi" w:hAnsiTheme="minorHAnsi" w:cstheme="minorHAnsi"/>
          <w:color w:val="auto"/>
          <w:sz w:val="22"/>
          <w:szCs w:val="22"/>
        </w:rPr>
        <w:t xml:space="preserve"> Stipendijního řádu ČVUT. Studium v distanční nebo kombinované formě v doktorských studijních programech může být prodlouženo až po maximální dobu studia</w:t>
      </w:r>
      <w:r w:rsidR="00876551" w:rsidRPr="00D47776">
        <w:rPr>
          <w:rFonts w:asciiTheme="minorHAnsi" w:hAnsiTheme="minorHAnsi" w:cstheme="minorHAnsi"/>
          <w:color w:val="auto"/>
          <w:sz w:val="22"/>
          <w:szCs w:val="22"/>
        </w:rPr>
        <w:t>.</w:t>
      </w:r>
    </w:p>
    <w:p w14:paraId="4904F794" w14:textId="77777777" w:rsidR="00877AE1" w:rsidRPr="00D47776" w:rsidRDefault="005B2C93"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Studium v doktorském studijním programu je možné na základě schváleného ISP a v souladu s</w:t>
      </w:r>
      <w:r w:rsidR="00E11CA6"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čl</w:t>
      </w:r>
      <w:r w:rsidR="00E11CA6" w:rsidRPr="00D47776">
        <w:rPr>
          <w:rFonts w:asciiTheme="minorHAnsi" w:hAnsiTheme="minorHAnsi" w:cstheme="minorHAnsi"/>
          <w:color w:val="auto"/>
          <w:sz w:val="22"/>
          <w:szCs w:val="22"/>
        </w:rPr>
        <w:t>.</w:t>
      </w:r>
      <w:r w:rsidRPr="00D47776">
        <w:rPr>
          <w:rFonts w:asciiTheme="minorHAnsi" w:hAnsiTheme="minorHAnsi" w:cstheme="minorHAnsi"/>
          <w:color w:val="auto"/>
          <w:sz w:val="22"/>
          <w:szCs w:val="22"/>
        </w:rPr>
        <w:t xml:space="preserve"> 26 absolvovat i ve zkrácené době.</w:t>
      </w:r>
    </w:p>
    <w:p w14:paraId="4904F795" w14:textId="0C634E14" w:rsidR="00877AE1" w:rsidRPr="00D47776" w:rsidRDefault="006E363B"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Disertační práce musí být podána nejpozději do 6 let od zápisu do studia. Studentovi, který disertační práci v tomto termínu nepodal a tuto skutečnost řádně neomluvil nebo omluva nebyla děkanem uznána, se ukončuje studium podle § 56 odst. 1 písm. b) zákona a čl. 34 odst. 7 písm. b). Na postup při rozhodování v této věci se vztahuje § 68 zákona. Studium musí být ukončeno do 8 let od zápisu do</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studia v souladu s čl. 3 odst. 7 a 8. Prodloužit maximální dobu studia z důvodů prodlouženého řízení k obhajobě disertační práce může ve výjimečných případech děkan</w:t>
      </w:r>
      <w:r w:rsidR="005B2C93" w:rsidRPr="00D47776">
        <w:rPr>
          <w:rFonts w:asciiTheme="minorHAnsi" w:hAnsiTheme="minorHAnsi" w:cstheme="minorHAnsi"/>
          <w:color w:val="auto"/>
          <w:sz w:val="22"/>
          <w:szCs w:val="22"/>
        </w:rPr>
        <w:t>.</w:t>
      </w:r>
    </w:p>
    <w:p w14:paraId="4904F796" w14:textId="77777777" w:rsidR="005B2C93" w:rsidRPr="00D47776" w:rsidRDefault="00811CBD" w:rsidP="00A235E9">
      <w:pPr>
        <w:pStyle w:val="Normln10"/>
        <w:numPr>
          <w:ilvl w:val="0"/>
          <w:numId w:val="3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Lhůty uvedené v odstavci 7 neběží po dobu přerušení studia v uznané době rodičovství</w:t>
      </w:r>
      <w:r w:rsidR="005B2C93" w:rsidRPr="00D47776">
        <w:rPr>
          <w:rFonts w:asciiTheme="minorHAnsi" w:hAnsiTheme="minorHAnsi" w:cstheme="minorHAnsi"/>
          <w:color w:val="auto"/>
          <w:sz w:val="22"/>
          <w:szCs w:val="22"/>
        </w:rPr>
        <w:t>.</w:t>
      </w:r>
    </w:p>
    <w:p w14:paraId="4904F797" w14:textId="77777777" w:rsidR="00877AE1" w:rsidRPr="00D47776" w:rsidRDefault="00877AE1" w:rsidP="005B2C93">
      <w:pPr>
        <w:pStyle w:val="Normln10"/>
        <w:spacing w:afterLines="40" w:after="96"/>
        <w:ind w:left="454" w:hanging="454"/>
        <w:jc w:val="center"/>
        <w:rPr>
          <w:rFonts w:asciiTheme="minorHAnsi" w:hAnsiTheme="minorHAnsi" w:cstheme="minorHAnsi"/>
          <w:b/>
          <w:color w:val="auto"/>
          <w:sz w:val="22"/>
          <w:szCs w:val="22"/>
        </w:rPr>
      </w:pPr>
    </w:p>
    <w:p w14:paraId="4904F798" w14:textId="77777777" w:rsidR="005B2C93" w:rsidRPr="00D47776" w:rsidRDefault="005B2C93" w:rsidP="005B2C93">
      <w:pPr>
        <w:pStyle w:val="Normln10"/>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20</w:t>
      </w:r>
    </w:p>
    <w:p w14:paraId="4904F799" w14:textId="77777777" w:rsidR="005B2C93" w:rsidRPr="00D47776" w:rsidRDefault="005B2C93" w:rsidP="005B2C93">
      <w:pPr>
        <w:pStyle w:val="Normln10"/>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 xml:space="preserve">Úprava předpisu pro studijní programy </w:t>
      </w:r>
    </w:p>
    <w:p w14:paraId="4904F79A" w14:textId="77777777" w:rsidR="000F217C" w:rsidRPr="00D47776" w:rsidRDefault="00877AE1" w:rsidP="00A235E9">
      <w:pPr>
        <w:pStyle w:val="Normln10"/>
        <w:numPr>
          <w:ilvl w:val="0"/>
          <w:numId w:val="31"/>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Fakulta může ve svém s</w:t>
      </w:r>
      <w:r w:rsidR="005B2C93" w:rsidRPr="00D47776">
        <w:rPr>
          <w:rFonts w:asciiTheme="minorHAnsi" w:hAnsiTheme="minorHAnsi" w:cstheme="minorHAnsi"/>
          <w:color w:val="auto"/>
          <w:sz w:val="22"/>
          <w:szCs w:val="22"/>
        </w:rPr>
        <w:t>tatutu mít vymezenou existenci vnitřního předpisu „Řád doktorského studia“.</w:t>
      </w:r>
    </w:p>
    <w:p w14:paraId="4904F79B" w14:textId="37FEAC57" w:rsidR="000F217C" w:rsidRPr="00D47776" w:rsidRDefault="006E363B" w:rsidP="00A235E9">
      <w:pPr>
        <w:pStyle w:val="Normln10"/>
        <w:numPr>
          <w:ilvl w:val="0"/>
          <w:numId w:val="31"/>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Řád doktorského studia nesmí být v rozporu s tímto předpisem a může stanovit další podrobnosti studia v doktorských studijních programech, jako je zejména kreditní systém nebo pravidla průběhu studia, lhůty kontroly studia a počet povinných předmětů odlišně od ustanovení Čl. 27</w:t>
      </w:r>
      <w:r w:rsidR="000F217C" w:rsidRPr="00D47776">
        <w:rPr>
          <w:rFonts w:asciiTheme="minorHAnsi" w:hAnsiTheme="minorHAnsi" w:cstheme="minorHAnsi"/>
          <w:color w:val="auto"/>
          <w:sz w:val="22"/>
          <w:szCs w:val="22"/>
        </w:rPr>
        <w:t>.</w:t>
      </w:r>
    </w:p>
    <w:p w14:paraId="4904F79C" w14:textId="77777777" w:rsidR="00CE6ACC" w:rsidRPr="00D47776" w:rsidRDefault="005B2C93" w:rsidP="00A235E9">
      <w:pPr>
        <w:pStyle w:val="Normln10"/>
        <w:numPr>
          <w:ilvl w:val="0"/>
          <w:numId w:val="31"/>
        </w:numPr>
        <w:spacing w:afterLines="40" w:after="96"/>
        <w:ind w:left="454" w:hanging="454"/>
        <w:rPr>
          <w:rFonts w:asciiTheme="minorHAnsi" w:hAnsiTheme="minorHAnsi" w:cstheme="minorHAnsi"/>
          <w:b/>
          <w:color w:val="auto"/>
          <w:sz w:val="22"/>
          <w:szCs w:val="22"/>
        </w:rPr>
      </w:pPr>
      <w:r w:rsidRPr="00D47776">
        <w:rPr>
          <w:rFonts w:asciiTheme="minorHAnsi" w:hAnsiTheme="minorHAnsi" w:cstheme="minorHAnsi"/>
          <w:color w:val="auto"/>
          <w:sz w:val="22"/>
          <w:szCs w:val="22"/>
        </w:rPr>
        <w:t>Nesplnění požadavků stanovených Řádem doktorského studia se posuzuje jako nesplnění studijních požadavků vyplývajících ze studijního programu podle tohoto řádu</w:t>
      </w:r>
      <w:r w:rsidR="00A83014" w:rsidRPr="00D47776">
        <w:rPr>
          <w:rFonts w:asciiTheme="minorHAnsi" w:hAnsiTheme="minorHAnsi" w:cstheme="minorHAnsi"/>
          <w:color w:val="auto"/>
          <w:sz w:val="22"/>
          <w:szCs w:val="22"/>
        </w:rPr>
        <w:t xml:space="preserve"> </w:t>
      </w:r>
      <w:r w:rsidRPr="00D47776">
        <w:rPr>
          <w:rFonts w:asciiTheme="minorHAnsi" w:hAnsiTheme="minorHAnsi" w:cstheme="minorHAnsi"/>
          <w:color w:val="auto"/>
          <w:sz w:val="22"/>
          <w:szCs w:val="22"/>
        </w:rPr>
        <w:t xml:space="preserve">a studium se ukončuje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56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zákona a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34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Na postup při rozhodování v této věci se vztahuje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68 zákona.</w:t>
      </w:r>
    </w:p>
    <w:p w14:paraId="4904F7A1" w14:textId="77777777" w:rsidR="00814EAC" w:rsidRPr="00D47776" w:rsidRDefault="00814EAC" w:rsidP="00CE6ACC">
      <w:pPr>
        <w:pStyle w:val="Normln10"/>
        <w:spacing w:afterLines="40" w:after="96"/>
        <w:ind w:left="0" w:firstLine="0"/>
        <w:jc w:val="center"/>
        <w:rPr>
          <w:rFonts w:asciiTheme="minorHAnsi" w:hAnsiTheme="minorHAnsi" w:cstheme="minorHAnsi"/>
          <w:b/>
          <w:color w:val="auto"/>
          <w:sz w:val="22"/>
          <w:szCs w:val="22"/>
        </w:rPr>
      </w:pPr>
    </w:p>
    <w:p w14:paraId="4904F7A2" w14:textId="77777777" w:rsidR="005B2C93" w:rsidRPr="00D47776" w:rsidRDefault="005B2C93" w:rsidP="004D7E12">
      <w:pPr>
        <w:pStyle w:val="Normln10"/>
        <w:keepNext/>
        <w:spacing w:afterLines="40" w:after="96"/>
        <w:ind w:left="0" w:firstLine="0"/>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21</w:t>
      </w:r>
    </w:p>
    <w:p w14:paraId="44E47713" w14:textId="77777777" w:rsidR="001558ED" w:rsidRPr="00D47776" w:rsidRDefault="001558ED" w:rsidP="001558ED">
      <w:pPr>
        <w:pStyle w:val="Normln10"/>
        <w:spacing w:afterLines="40" w:after="96"/>
        <w:ind w:left="426" w:hanging="426"/>
        <w:jc w:val="center"/>
        <w:rPr>
          <w:rFonts w:ascii="Calibri" w:hAnsi="Calibri" w:cs="Calibri"/>
          <w:b/>
          <w:color w:val="auto"/>
          <w:sz w:val="22"/>
          <w:szCs w:val="22"/>
        </w:rPr>
      </w:pPr>
      <w:r w:rsidRPr="00D47776">
        <w:rPr>
          <w:rFonts w:ascii="Calibri" w:hAnsi="Calibri" w:cs="Calibri"/>
          <w:b/>
          <w:color w:val="auto"/>
          <w:sz w:val="22"/>
          <w:szCs w:val="22"/>
        </w:rPr>
        <w:t>Činnost oborových rad v doktorských studijních programech</w:t>
      </w:r>
    </w:p>
    <w:p w14:paraId="0BB8FED4" w14:textId="5306BDF9" w:rsidR="001558ED" w:rsidRPr="00D47776" w:rsidRDefault="001558ED" w:rsidP="00867706">
      <w:pPr>
        <w:pStyle w:val="Normln10"/>
        <w:spacing w:afterLines="40" w:after="96"/>
        <w:ind w:left="426" w:hanging="426"/>
        <w:rPr>
          <w:rFonts w:ascii="Calibri" w:hAnsi="Calibri" w:cs="Calibri"/>
          <w:color w:val="auto"/>
          <w:sz w:val="22"/>
          <w:szCs w:val="22"/>
        </w:rPr>
      </w:pPr>
      <w:r w:rsidRPr="00D47776">
        <w:rPr>
          <w:rFonts w:ascii="Calibri" w:hAnsi="Calibri" w:cs="Calibri"/>
          <w:color w:val="auto"/>
          <w:sz w:val="22"/>
          <w:szCs w:val="22"/>
        </w:rPr>
        <w:t xml:space="preserve">(1) </w:t>
      </w:r>
      <w:r w:rsidRPr="00D47776">
        <w:rPr>
          <w:rFonts w:ascii="Calibri" w:hAnsi="Calibri" w:cs="Calibri"/>
          <w:color w:val="auto"/>
          <w:sz w:val="22"/>
          <w:szCs w:val="22"/>
        </w:rPr>
        <w:tab/>
      </w:r>
      <w:r w:rsidR="00867706">
        <w:rPr>
          <w:rFonts w:ascii="Calibri" w:hAnsi="Calibri" w:cs="Calibri"/>
          <w:color w:val="auto"/>
          <w:sz w:val="22"/>
          <w:szCs w:val="22"/>
        </w:rPr>
        <w:t>P</w:t>
      </w:r>
      <w:r w:rsidR="00867706" w:rsidRPr="00867706">
        <w:rPr>
          <w:rFonts w:ascii="Calibri" w:hAnsi="Calibri" w:cs="Calibri"/>
          <w:color w:val="auto"/>
          <w:sz w:val="22"/>
          <w:szCs w:val="22"/>
        </w:rPr>
        <w:t>ro každý doktorský studijní program je ustavena oborová rada (dále jen „ORO“). Činnost</w:t>
      </w:r>
      <w:r w:rsidR="00867706">
        <w:rPr>
          <w:rFonts w:ascii="Calibri" w:hAnsi="Calibri" w:cs="Calibri"/>
          <w:color w:val="auto"/>
          <w:sz w:val="22"/>
          <w:szCs w:val="22"/>
        </w:rPr>
        <w:t xml:space="preserve"> </w:t>
      </w:r>
      <w:r w:rsidR="00867706" w:rsidRPr="00867706">
        <w:rPr>
          <w:rFonts w:ascii="Calibri" w:hAnsi="Calibri" w:cs="Calibri"/>
          <w:color w:val="auto"/>
          <w:sz w:val="22"/>
          <w:szCs w:val="22"/>
        </w:rPr>
        <w:t>ORO, jejich složení, svolávání, způsob usnášení a další procesní otázky upravuje vnitřní předpis</w:t>
      </w:r>
      <w:r w:rsidR="00867706">
        <w:rPr>
          <w:rFonts w:ascii="Calibri" w:hAnsi="Calibri" w:cs="Calibri"/>
          <w:color w:val="auto"/>
          <w:sz w:val="22"/>
          <w:szCs w:val="22"/>
        </w:rPr>
        <w:t xml:space="preserve"> </w:t>
      </w:r>
      <w:r w:rsidR="00867706" w:rsidRPr="00867706">
        <w:rPr>
          <w:rFonts w:ascii="Calibri" w:hAnsi="Calibri" w:cs="Calibri"/>
          <w:color w:val="auto"/>
          <w:sz w:val="22"/>
          <w:szCs w:val="22"/>
        </w:rPr>
        <w:t>ČVUT „Pravidla systému zajišťování kvality vzdělávací, tvůrčí a s nimi souvisejících činností a</w:t>
      </w:r>
      <w:r w:rsidR="00867706">
        <w:rPr>
          <w:rFonts w:ascii="Calibri" w:hAnsi="Calibri" w:cs="Calibri"/>
          <w:color w:val="auto"/>
          <w:sz w:val="22"/>
          <w:szCs w:val="22"/>
        </w:rPr>
        <w:t xml:space="preserve"> </w:t>
      </w:r>
      <w:r w:rsidR="00867706" w:rsidRPr="00867706">
        <w:rPr>
          <w:rFonts w:ascii="Calibri" w:hAnsi="Calibri" w:cs="Calibri"/>
          <w:color w:val="auto"/>
          <w:sz w:val="22"/>
          <w:szCs w:val="22"/>
        </w:rPr>
        <w:t>vnitřního hodnocení kvality vzdělávací, tvůrčí a s nimi souvisejících činností ČVUT“ (dále jen</w:t>
      </w:r>
      <w:r w:rsidR="00867706">
        <w:rPr>
          <w:rFonts w:ascii="Calibri" w:hAnsi="Calibri" w:cs="Calibri"/>
          <w:color w:val="auto"/>
          <w:sz w:val="22"/>
          <w:szCs w:val="22"/>
        </w:rPr>
        <w:t xml:space="preserve"> </w:t>
      </w:r>
      <w:r w:rsidR="00867706" w:rsidRPr="00867706">
        <w:rPr>
          <w:rFonts w:ascii="Calibri" w:hAnsi="Calibri" w:cs="Calibri"/>
          <w:color w:val="auto"/>
          <w:sz w:val="22"/>
          <w:szCs w:val="22"/>
        </w:rPr>
        <w:t>„Pravidla systému zajišťování kvality“)</w:t>
      </w:r>
      <w:r w:rsidRPr="00D47776">
        <w:rPr>
          <w:rFonts w:ascii="Calibri" w:hAnsi="Calibri" w:cs="Calibri"/>
          <w:color w:val="auto"/>
          <w:sz w:val="22"/>
          <w:szCs w:val="22"/>
        </w:rPr>
        <w:t>.</w:t>
      </w:r>
    </w:p>
    <w:p w14:paraId="5314C635" w14:textId="44B2DC70" w:rsidR="001558ED" w:rsidRPr="00D47776" w:rsidRDefault="001558ED" w:rsidP="001558ED">
      <w:pPr>
        <w:pStyle w:val="Normln10"/>
        <w:spacing w:afterLines="40" w:after="96"/>
        <w:ind w:left="426" w:hanging="426"/>
        <w:rPr>
          <w:rFonts w:ascii="Calibri" w:hAnsi="Calibri" w:cs="Calibri"/>
          <w:color w:val="auto"/>
          <w:sz w:val="22"/>
          <w:szCs w:val="22"/>
        </w:rPr>
      </w:pPr>
      <w:r w:rsidRPr="00D47776">
        <w:rPr>
          <w:rFonts w:ascii="Calibri" w:hAnsi="Calibri" w:cs="Calibri"/>
          <w:color w:val="auto"/>
          <w:sz w:val="22"/>
          <w:szCs w:val="22"/>
        </w:rPr>
        <w:t xml:space="preserve">(2) </w:t>
      </w:r>
      <w:r w:rsidRPr="00D47776">
        <w:rPr>
          <w:rFonts w:ascii="Calibri" w:hAnsi="Calibri" w:cs="Calibri"/>
          <w:color w:val="auto"/>
          <w:sz w:val="22"/>
          <w:szCs w:val="22"/>
        </w:rPr>
        <w:tab/>
        <w:t>OR</w:t>
      </w:r>
      <w:r w:rsidR="00867706">
        <w:rPr>
          <w:rFonts w:ascii="Calibri" w:hAnsi="Calibri" w:cs="Calibri"/>
          <w:color w:val="auto"/>
          <w:sz w:val="22"/>
          <w:szCs w:val="22"/>
        </w:rPr>
        <w:t>O</w:t>
      </w:r>
      <w:r w:rsidRPr="00D47776">
        <w:rPr>
          <w:rFonts w:ascii="Calibri" w:hAnsi="Calibri" w:cs="Calibri"/>
          <w:color w:val="auto"/>
          <w:sz w:val="22"/>
          <w:szCs w:val="22"/>
        </w:rPr>
        <w:t>, ve vztahu ke studiu v doktorských studijních programech, zejména</w:t>
      </w:r>
    </w:p>
    <w:p w14:paraId="5F04CC20" w14:textId="77777777" w:rsidR="001558ED" w:rsidRPr="00D47776" w:rsidRDefault="001558ED" w:rsidP="001558ED">
      <w:pPr>
        <w:pStyle w:val="Normln10"/>
        <w:spacing w:afterLines="40" w:after="96"/>
        <w:ind w:left="851"/>
        <w:rPr>
          <w:rFonts w:ascii="Calibri" w:hAnsi="Calibri" w:cs="Calibri"/>
          <w:color w:val="auto"/>
          <w:sz w:val="22"/>
          <w:szCs w:val="22"/>
        </w:rPr>
      </w:pPr>
      <w:r w:rsidRPr="00D47776">
        <w:rPr>
          <w:rFonts w:ascii="Calibri" w:hAnsi="Calibri" w:cs="Calibri"/>
          <w:color w:val="auto"/>
          <w:sz w:val="22"/>
          <w:szCs w:val="22"/>
        </w:rPr>
        <w:t>a)</w:t>
      </w:r>
      <w:r w:rsidRPr="00D47776">
        <w:rPr>
          <w:rFonts w:ascii="Calibri" w:hAnsi="Calibri" w:cs="Calibri"/>
          <w:color w:val="auto"/>
          <w:sz w:val="22"/>
          <w:szCs w:val="22"/>
        </w:rPr>
        <w:tab/>
        <w:t>kontroluje a hodnotí probíhající studium v doktorském studijním programu; výsledky předkládá nejméně jednou ročně příslušné vědecké radě,</w:t>
      </w:r>
    </w:p>
    <w:p w14:paraId="5617BE8A" w14:textId="77777777" w:rsidR="001558ED" w:rsidRPr="00D47776" w:rsidRDefault="001558ED" w:rsidP="00AE0098">
      <w:pPr>
        <w:pStyle w:val="Normln10"/>
        <w:spacing w:afterLines="40" w:after="96"/>
        <w:ind w:left="851"/>
        <w:rPr>
          <w:rFonts w:ascii="Calibri" w:hAnsi="Calibri" w:cs="Calibri"/>
          <w:color w:val="auto"/>
          <w:sz w:val="22"/>
          <w:szCs w:val="22"/>
        </w:rPr>
      </w:pPr>
      <w:r w:rsidRPr="00D47776">
        <w:rPr>
          <w:rFonts w:ascii="Calibri" w:hAnsi="Calibri" w:cs="Calibri"/>
          <w:color w:val="auto"/>
          <w:sz w:val="22"/>
          <w:szCs w:val="22"/>
        </w:rPr>
        <w:t>b)</w:t>
      </w:r>
      <w:r w:rsidRPr="00D47776">
        <w:rPr>
          <w:rFonts w:ascii="Calibri" w:hAnsi="Calibri" w:cs="Calibri"/>
          <w:color w:val="auto"/>
          <w:sz w:val="22"/>
          <w:szCs w:val="22"/>
        </w:rPr>
        <w:tab/>
        <w:t>pečuje o aktualizaci a rozvoj doktorského studijního programu,</w:t>
      </w:r>
    </w:p>
    <w:p w14:paraId="67F5A8F2" w14:textId="77777777" w:rsidR="001558ED" w:rsidRPr="00D47776" w:rsidRDefault="001558ED" w:rsidP="00AE0098">
      <w:pPr>
        <w:pStyle w:val="Normln10"/>
        <w:spacing w:afterLines="40" w:after="96"/>
        <w:ind w:left="851"/>
        <w:rPr>
          <w:rFonts w:ascii="Calibri" w:hAnsi="Calibri" w:cs="Calibri"/>
          <w:color w:val="auto"/>
          <w:sz w:val="22"/>
          <w:szCs w:val="22"/>
        </w:rPr>
      </w:pPr>
      <w:r w:rsidRPr="00D47776">
        <w:rPr>
          <w:rFonts w:ascii="Calibri" w:hAnsi="Calibri" w:cs="Calibri"/>
          <w:color w:val="auto"/>
          <w:sz w:val="22"/>
          <w:szCs w:val="22"/>
        </w:rPr>
        <w:t>c)</w:t>
      </w:r>
      <w:r w:rsidRPr="00D47776">
        <w:rPr>
          <w:rFonts w:ascii="Calibri" w:hAnsi="Calibri" w:cs="Calibri"/>
          <w:color w:val="auto"/>
          <w:sz w:val="22"/>
          <w:szCs w:val="22"/>
        </w:rPr>
        <w:tab/>
        <w:t>iniciuje návrhy na úpravy a vytváření nových doktorských studijních programů,</w:t>
      </w:r>
    </w:p>
    <w:p w14:paraId="5B6360F4" w14:textId="2556044D" w:rsidR="00867706" w:rsidRPr="00867706" w:rsidRDefault="001558ED" w:rsidP="00867706">
      <w:pPr>
        <w:pStyle w:val="Normln10"/>
        <w:spacing w:afterLines="40" w:after="96"/>
        <w:ind w:left="851"/>
        <w:rPr>
          <w:rFonts w:ascii="Calibri" w:hAnsi="Calibri" w:cs="Calibri"/>
          <w:color w:val="auto"/>
          <w:sz w:val="22"/>
          <w:szCs w:val="22"/>
        </w:rPr>
      </w:pPr>
      <w:r w:rsidRPr="00D47776">
        <w:rPr>
          <w:rFonts w:ascii="Calibri" w:hAnsi="Calibri" w:cs="Calibri"/>
          <w:color w:val="auto"/>
          <w:sz w:val="22"/>
          <w:szCs w:val="22"/>
        </w:rPr>
        <w:t>d)</w:t>
      </w:r>
      <w:r w:rsidRPr="00D47776">
        <w:rPr>
          <w:rFonts w:ascii="Calibri" w:hAnsi="Calibri" w:cs="Calibri"/>
          <w:color w:val="auto"/>
          <w:sz w:val="22"/>
          <w:szCs w:val="22"/>
        </w:rPr>
        <w:tab/>
      </w:r>
      <w:r w:rsidR="00867706" w:rsidRPr="00867706">
        <w:rPr>
          <w:rFonts w:ascii="Calibri" w:hAnsi="Calibri" w:cs="Calibri"/>
          <w:color w:val="auto"/>
          <w:sz w:val="22"/>
          <w:szCs w:val="22"/>
        </w:rPr>
        <w:t>schvaluje před přijetím uchazeče ke studiu návrh vedoucích školicích pracovišť na rámcová</w:t>
      </w:r>
      <w:r w:rsidR="00867706">
        <w:rPr>
          <w:rFonts w:ascii="Calibri" w:hAnsi="Calibri" w:cs="Calibri"/>
          <w:color w:val="auto"/>
          <w:sz w:val="22"/>
          <w:szCs w:val="22"/>
        </w:rPr>
        <w:t xml:space="preserve"> </w:t>
      </w:r>
      <w:r w:rsidR="00867706" w:rsidRPr="00867706">
        <w:rPr>
          <w:rFonts w:ascii="Calibri" w:hAnsi="Calibri" w:cs="Calibri"/>
          <w:color w:val="auto"/>
          <w:sz w:val="22"/>
          <w:szCs w:val="22"/>
        </w:rPr>
        <w:t>témata nebo tematické okruhy disertačních prací a školitele pro tato témata; po přijetí</w:t>
      </w:r>
      <w:r w:rsidR="00867706">
        <w:rPr>
          <w:rFonts w:ascii="Calibri" w:hAnsi="Calibri" w:cs="Calibri"/>
          <w:color w:val="auto"/>
          <w:sz w:val="22"/>
          <w:szCs w:val="22"/>
        </w:rPr>
        <w:t xml:space="preserve"> </w:t>
      </w:r>
      <w:r w:rsidR="00867706" w:rsidRPr="00867706">
        <w:rPr>
          <w:rFonts w:ascii="Calibri" w:hAnsi="Calibri" w:cs="Calibri"/>
          <w:color w:val="auto"/>
          <w:sz w:val="22"/>
          <w:szCs w:val="22"/>
        </w:rPr>
        <w:t>uchazeče na návrh školitele schvaluje též školitele-specialisty podle čl. 24 odst. 1,</w:t>
      </w:r>
    </w:p>
    <w:p w14:paraId="565F2C92" w14:textId="10D3E5BA" w:rsidR="001558ED" w:rsidRDefault="00867706" w:rsidP="00867706">
      <w:pPr>
        <w:pStyle w:val="Normln10"/>
        <w:spacing w:afterLines="40" w:after="96"/>
        <w:ind w:left="851"/>
        <w:rPr>
          <w:rFonts w:ascii="Calibri" w:hAnsi="Calibri" w:cs="Calibri"/>
          <w:color w:val="auto"/>
          <w:sz w:val="22"/>
          <w:szCs w:val="22"/>
        </w:rPr>
      </w:pPr>
      <w:r w:rsidRPr="00867706">
        <w:rPr>
          <w:rFonts w:ascii="Calibri" w:hAnsi="Calibri" w:cs="Calibri"/>
          <w:color w:val="auto"/>
          <w:sz w:val="22"/>
          <w:szCs w:val="22"/>
        </w:rPr>
        <w:t>e) schvaluje ISP a jejich změny podle čl. 26 odst. 1 a odst. 5,</w:t>
      </w:r>
    </w:p>
    <w:p w14:paraId="2437E3E2" w14:textId="4CA06DE9" w:rsidR="00867706" w:rsidRPr="00867706" w:rsidRDefault="00867706" w:rsidP="00867706">
      <w:pPr>
        <w:pStyle w:val="Normln10"/>
        <w:spacing w:afterLines="40" w:after="96"/>
        <w:ind w:left="851"/>
        <w:rPr>
          <w:rFonts w:ascii="Calibri" w:hAnsi="Calibri" w:cs="Calibri"/>
          <w:color w:val="auto"/>
          <w:sz w:val="22"/>
          <w:szCs w:val="22"/>
        </w:rPr>
      </w:pPr>
      <w:r w:rsidRPr="00867706">
        <w:rPr>
          <w:rFonts w:ascii="Calibri" w:hAnsi="Calibri" w:cs="Calibri"/>
          <w:color w:val="auto"/>
          <w:sz w:val="22"/>
          <w:szCs w:val="22"/>
        </w:rPr>
        <w:lastRenderedPageBreak/>
        <w:t>f) schvaluje návrh na složení komisí pro přijímací zkoušky a projednává složení komisí pro</w:t>
      </w:r>
      <w:r>
        <w:rPr>
          <w:rFonts w:ascii="Calibri" w:hAnsi="Calibri" w:cs="Calibri"/>
          <w:color w:val="auto"/>
          <w:sz w:val="22"/>
          <w:szCs w:val="22"/>
        </w:rPr>
        <w:t xml:space="preserve"> </w:t>
      </w:r>
      <w:r w:rsidRPr="00867706">
        <w:rPr>
          <w:rFonts w:ascii="Calibri" w:hAnsi="Calibri" w:cs="Calibri"/>
          <w:color w:val="auto"/>
          <w:sz w:val="22"/>
          <w:szCs w:val="22"/>
        </w:rPr>
        <w:t>obhajoby disertačních prací podle čl. 30 odst. 3,</w:t>
      </w:r>
    </w:p>
    <w:p w14:paraId="0F2E1445" w14:textId="20E098F1" w:rsidR="00867706" w:rsidRPr="00867706" w:rsidRDefault="00867706" w:rsidP="00867706">
      <w:pPr>
        <w:pStyle w:val="Normln10"/>
        <w:spacing w:afterLines="40" w:after="96"/>
        <w:ind w:left="851"/>
        <w:rPr>
          <w:rFonts w:ascii="Calibri" w:hAnsi="Calibri" w:cs="Calibri"/>
          <w:color w:val="auto"/>
          <w:sz w:val="22"/>
          <w:szCs w:val="22"/>
        </w:rPr>
      </w:pPr>
      <w:r w:rsidRPr="00867706">
        <w:rPr>
          <w:rFonts w:ascii="Calibri" w:hAnsi="Calibri" w:cs="Calibri"/>
          <w:color w:val="auto"/>
          <w:sz w:val="22"/>
          <w:szCs w:val="22"/>
        </w:rPr>
        <w:t>g) schvaluje oponenty disertačních prací podle čl. 30 odst. 4,</w:t>
      </w:r>
    </w:p>
    <w:p w14:paraId="3AA31405" w14:textId="2193B589" w:rsidR="00867706" w:rsidRPr="00867706" w:rsidRDefault="00867706" w:rsidP="00867706">
      <w:pPr>
        <w:pStyle w:val="Normln10"/>
        <w:spacing w:afterLines="40" w:after="96"/>
        <w:ind w:left="851"/>
        <w:rPr>
          <w:rFonts w:ascii="Calibri" w:hAnsi="Calibri" w:cs="Calibri"/>
          <w:color w:val="auto"/>
          <w:sz w:val="22"/>
          <w:szCs w:val="22"/>
        </w:rPr>
      </w:pPr>
      <w:r w:rsidRPr="00867706">
        <w:rPr>
          <w:rFonts w:ascii="Calibri" w:hAnsi="Calibri" w:cs="Calibri"/>
          <w:color w:val="auto"/>
          <w:sz w:val="22"/>
          <w:szCs w:val="22"/>
        </w:rPr>
        <w:t>h) vyjadřuje se k žádostem o distanční konání odborné rozpravy o disertační práci (čl. 27 odst.</w:t>
      </w:r>
      <w:r>
        <w:rPr>
          <w:rFonts w:ascii="Calibri" w:hAnsi="Calibri" w:cs="Calibri"/>
          <w:color w:val="auto"/>
          <w:sz w:val="22"/>
          <w:szCs w:val="22"/>
        </w:rPr>
        <w:t xml:space="preserve"> </w:t>
      </w:r>
      <w:r w:rsidRPr="00867706">
        <w:rPr>
          <w:rFonts w:ascii="Calibri" w:hAnsi="Calibri" w:cs="Calibri"/>
          <w:color w:val="auto"/>
          <w:sz w:val="22"/>
          <w:szCs w:val="22"/>
        </w:rPr>
        <w:t>10), jakož i k žádostem o distanční účast jednotlivých členů komisí nebo oponentů,</w:t>
      </w:r>
    </w:p>
    <w:p w14:paraId="1D43E633" w14:textId="7BDE3D86" w:rsidR="00867706" w:rsidRPr="00867706" w:rsidRDefault="00867706" w:rsidP="00867706">
      <w:pPr>
        <w:pStyle w:val="Normln10"/>
        <w:spacing w:afterLines="40" w:after="96"/>
        <w:ind w:left="851"/>
        <w:rPr>
          <w:rFonts w:ascii="Calibri" w:hAnsi="Calibri" w:cs="Calibri"/>
          <w:color w:val="auto"/>
          <w:sz w:val="22"/>
          <w:szCs w:val="22"/>
        </w:rPr>
      </w:pPr>
      <w:r w:rsidRPr="00867706">
        <w:rPr>
          <w:rFonts w:ascii="Calibri" w:hAnsi="Calibri" w:cs="Calibri"/>
          <w:color w:val="auto"/>
          <w:sz w:val="22"/>
          <w:szCs w:val="22"/>
        </w:rPr>
        <w:t>i) může rovněž navrhnout distanční konání obhajoby disertační práce,</w:t>
      </w:r>
    </w:p>
    <w:p w14:paraId="50E2F8F6" w14:textId="5A153021" w:rsidR="00867706" w:rsidRPr="00867706" w:rsidRDefault="00867706" w:rsidP="00867706">
      <w:pPr>
        <w:pStyle w:val="Normln10"/>
        <w:spacing w:afterLines="40" w:after="96"/>
        <w:ind w:left="851"/>
        <w:rPr>
          <w:rFonts w:ascii="Calibri" w:hAnsi="Calibri" w:cs="Calibri"/>
          <w:color w:val="auto"/>
          <w:sz w:val="22"/>
          <w:szCs w:val="22"/>
        </w:rPr>
      </w:pPr>
      <w:bookmarkStart w:id="29" w:name="_Hlk221697639"/>
      <w:r w:rsidRPr="00867706">
        <w:rPr>
          <w:rFonts w:ascii="Calibri" w:hAnsi="Calibri" w:cs="Calibri"/>
          <w:color w:val="auto"/>
          <w:sz w:val="22"/>
          <w:szCs w:val="22"/>
        </w:rPr>
        <w:t xml:space="preserve">j) na žádost </w:t>
      </w:r>
      <w:ins w:id="30" w:author="Klusáková Barbora" w:date="2026-02-02T09:28:00Z">
        <w:r w:rsidR="005D12EF">
          <w:rPr>
            <w:rFonts w:ascii="Calibri" w:hAnsi="Calibri" w:cs="Calibri"/>
            <w:color w:val="auto"/>
            <w:sz w:val="22"/>
            <w:szCs w:val="22"/>
          </w:rPr>
          <w:t>studenta doktorského studijního programu (dále jen „</w:t>
        </w:r>
      </w:ins>
      <w:r w:rsidRPr="00867706">
        <w:rPr>
          <w:rFonts w:ascii="Calibri" w:hAnsi="Calibri" w:cs="Calibri"/>
          <w:color w:val="auto"/>
          <w:sz w:val="22"/>
          <w:szCs w:val="22"/>
        </w:rPr>
        <w:t>doktorand</w:t>
      </w:r>
      <w:ins w:id="31" w:author="Klusáková Barbora" w:date="2026-02-02T09:28:00Z">
        <w:r w:rsidR="005D12EF">
          <w:rPr>
            <w:rFonts w:ascii="Calibri" w:hAnsi="Calibri" w:cs="Calibri"/>
            <w:color w:val="auto"/>
            <w:sz w:val="22"/>
            <w:szCs w:val="22"/>
          </w:rPr>
          <w:t>“)</w:t>
        </w:r>
      </w:ins>
      <w:del w:id="32" w:author="Klusáková Barbora" w:date="2026-02-02T09:28:00Z">
        <w:r w:rsidRPr="00867706" w:rsidDel="005D12EF">
          <w:rPr>
            <w:rFonts w:ascii="Calibri" w:hAnsi="Calibri" w:cs="Calibri"/>
            <w:color w:val="auto"/>
            <w:sz w:val="22"/>
            <w:szCs w:val="22"/>
          </w:rPr>
          <w:delText>a</w:delText>
        </w:r>
      </w:del>
      <w:r w:rsidRPr="00867706">
        <w:rPr>
          <w:rFonts w:ascii="Calibri" w:hAnsi="Calibri" w:cs="Calibri"/>
          <w:color w:val="auto"/>
          <w:sz w:val="22"/>
          <w:szCs w:val="22"/>
        </w:rPr>
        <w:t xml:space="preserve"> posoudí ISP a případně ho aktualizuje a znovu schválí,</w:t>
      </w:r>
    </w:p>
    <w:bookmarkEnd w:id="29"/>
    <w:p w14:paraId="5CDE5343" w14:textId="1BB42AAE" w:rsidR="00867706" w:rsidRPr="00D47776" w:rsidRDefault="00867706" w:rsidP="00867706">
      <w:pPr>
        <w:pStyle w:val="Normln10"/>
        <w:spacing w:afterLines="40" w:after="96"/>
        <w:ind w:left="851"/>
        <w:rPr>
          <w:rFonts w:ascii="Calibri" w:hAnsi="Calibri" w:cs="Calibri"/>
          <w:color w:val="auto"/>
          <w:sz w:val="22"/>
          <w:szCs w:val="22"/>
        </w:rPr>
      </w:pPr>
      <w:r w:rsidRPr="00867706">
        <w:rPr>
          <w:rFonts w:ascii="Calibri" w:hAnsi="Calibri" w:cs="Calibri"/>
          <w:color w:val="auto"/>
          <w:sz w:val="22"/>
          <w:szCs w:val="22"/>
        </w:rPr>
        <w:t>k) plní další úkoly v souladu s Pravidly systému zajišťování kvalit</w:t>
      </w:r>
      <w:r>
        <w:rPr>
          <w:rFonts w:ascii="Calibri" w:hAnsi="Calibri" w:cs="Calibri"/>
          <w:color w:val="auto"/>
          <w:sz w:val="22"/>
          <w:szCs w:val="22"/>
        </w:rPr>
        <w:t>y.</w:t>
      </w:r>
    </w:p>
    <w:p w14:paraId="4904F7BA" w14:textId="77777777" w:rsidR="00B50E2A" w:rsidRPr="00D47776" w:rsidRDefault="00B50E2A" w:rsidP="005B2C93">
      <w:pPr>
        <w:pStyle w:val="Normln10"/>
        <w:spacing w:afterLines="40" w:after="96"/>
        <w:ind w:left="454" w:hanging="454"/>
        <w:jc w:val="center"/>
        <w:rPr>
          <w:rFonts w:asciiTheme="minorHAnsi" w:hAnsiTheme="minorHAnsi" w:cstheme="minorHAnsi"/>
          <w:b/>
          <w:color w:val="auto"/>
          <w:sz w:val="22"/>
          <w:szCs w:val="22"/>
        </w:rPr>
      </w:pPr>
    </w:p>
    <w:p w14:paraId="4904F7BB" w14:textId="77777777" w:rsidR="005B2C93" w:rsidRPr="00D47776" w:rsidRDefault="005B2C93" w:rsidP="004D7E12">
      <w:pPr>
        <w:keepNext/>
        <w:spacing w:after="160" w:line="259" w:lineRule="auto"/>
        <w:ind w:left="0" w:firstLine="0"/>
        <w:jc w:val="center"/>
        <w:rPr>
          <w:rFonts w:asciiTheme="minorHAnsi" w:hAnsiTheme="minorHAnsi" w:cstheme="minorHAnsi"/>
          <w:sz w:val="22"/>
          <w:szCs w:val="22"/>
        </w:rPr>
      </w:pPr>
      <w:r w:rsidRPr="00D47776">
        <w:rPr>
          <w:rFonts w:asciiTheme="minorHAnsi" w:hAnsiTheme="minorHAnsi" w:cstheme="minorHAnsi"/>
          <w:b/>
          <w:sz w:val="22"/>
          <w:szCs w:val="22"/>
        </w:rPr>
        <w:t>Článek 22</w:t>
      </w:r>
    </w:p>
    <w:p w14:paraId="4904F7BC"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Student doktorského studijního programu</w:t>
      </w:r>
    </w:p>
    <w:p w14:paraId="4904F7BD" w14:textId="7AC6E7FD" w:rsidR="00B50E2A" w:rsidRPr="00D47776" w:rsidRDefault="005B2C93" w:rsidP="00A235E9">
      <w:pPr>
        <w:pStyle w:val="Normln10"/>
        <w:numPr>
          <w:ilvl w:val="0"/>
          <w:numId w:val="3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Uchazeč se stává </w:t>
      </w:r>
      <w:del w:id="33" w:author="Klusáková Barbora" w:date="2026-02-02T09:29:00Z">
        <w:r w:rsidRPr="00D47776" w:rsidDel="005D12EF">
          <w:rPr>
            <w:rFonts w:asciiTheme="minorHAnsi" w:hAnsiTheme="minorHAnsi" w:cstheme="minorHAnsi"/>
            <w:color w:val="auto"/>
            <w:sz w:val="22"/>
            <w:szCs w:val="22"/>
          </w:rPr>
          <w:delText>studentem doktorského studijního programu (dále jen „</w:delText>
        </w:r>
      </w:del>
      <w:r w:rsidRPr="00D47776">
        <w:rPr>
          <w:rFonts w:asciiTheme="minorHAnsi" w:hAnsiTheme="minorHAnsi" w:cstheme="minorHAnsi"/>
          <w:color w:val="auto"/>
          <w:sz w:val="22"/>
          <w:szCs w:val="22"/>
        </w:rPr>
        <w:t>doktorand</w:t>
      </w:r>
      <w:ins w:id="34" w:author="Klusáková Barbora" w:date="2026-02-02T09:29:00Z">
        <w:r w:rsidR="005D12EF">
          <w:rPr>
            <w:rFonts w:asciiTheme="minorHAnsi" w:hAnsiTheme="minorHAnsi" w:cstheme="minorHAnsi"/>
            <w:color w:val="auto"/>
            <w:sz w:val="22"/>
            <w:szCs w:val="22"/>
          </w:rPr>
          <w:t>em</w:t>
        </w:r>
      </w:ins>
      <w:del w:id="35" w:author="Klusáková Barbora" w:date="2026-02-02T09:29:00Z">
        <w:r w:rsidRPr="00D47776" w:rsidDel="005D12EF">
          <w:rPr>
            <w:rFonts w:asciiTheme="minorHAnsi" w:hAnsiTheme="minorHAnsi" w:cstheme="minorHAnsi"/>
            <w:color w:val="auto"/>
            <w:sz w:val="22"/>
            <w:szCs w:val="22"/>
          </w:rPr>
          <w:delText>“)</w:delText>
        </w:r>
      </w:del>
      <w:r w:rsidRPr="00D47776">
        <w:rPr>
          <w:rFonts w:asciiTheme="minorHAnsi" w:hAnsiTheme="minorHAnsi" w:cstheme="minorHAnsi"/>
          <w:color w:val="auto"/>
          <w:sz w:val="22"/>
          <w:szCs w:val="22"/>
        </w:rPr>
        <w:t xml:space="preserve"> dnem zápisu do studia v doktorském studijním programu. Zápis se koná na fakultě, na které se uskutečňuje studijní program. Zápis probíhá v</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termínu stanoveném děkanem. Doktorand je členem akademické obce fakulty a</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akademické obce ČVUT a vztahují se na něho práva a</w:t>
      </w:r>
      <w:r w:rsidR="005E7540"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povinnosti vyplývající ze zákona a</w:t>
      </w:r>
      <w:r w:rsidR="000F2DAE"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vnitřních předpisů ČVUT a fakulty pro příslušnou formu studia. </w:t>
      </w:r>
      <w:r w:rsidR="00212C4F" w:rsidRPr="00D47776">
        <w:rPr>
          <w:rFonts w:asciiTheme="minorHAnsi" w:hAnsiTheme="minorHAnsi" w:cstheme="minorHAnsi"/>
          <w:color w:val="auto"/>
          <w:sz w:val="22"/>
          <w:szCs w:val="22"/>
        </w:rPr>
        <w:t>Studijní</w:t>
      </w:r>
      <w:r w:rsidRPr="00D47776">
        <w:rPr>
          <w:rFonts w:asciiTheme="minorHAnsi" w:hAnsiTheme="minorHAnsi" w:cstheme="minorHAnsi"/>
          <w:color w:val="auto"/>
          <w:sz w:val="22"/>
          <w:szCs w:val="22"/>
        </w:rPr>
        <w:t xml:space="preserve"> povinností </w:t>
      </w:r>
      <w:r w:rsidR="00212C4F" w:rsidRPr="00D47776">
        <w:rPr>
          <w:rFonts w:asciiTheme="minorHAnsi" w:hAnsiTheme="minorHAnsi" w:cstheme="minorHAnsi"/>
          <w:color w:val="auto"/>
          <w:sz w:val="22"/>
          <w:szCs w:val="22"/>
        </w:rPr>
        <w:t xml:space="preserve">studenta doktorského studijního programu </w:t>
      </w:r>
      <w:r w:rsidRPr="00D47776">
        <w:rPr>
          <w:rFonts w:asciiTheme="minorHAnsi" w:hAnsiTheme="minorHAnsi" w:cstheme="minorHAnsi"/>
          <w:color w:val="auto"/>
          <w:sz w:val="22"/>
          <w:szCs w:val="22"/>
        </w:rPr>
        <w:t xml:space="preserve">je plnění ISP </w:t>
      </w:r>
      <w:r w:rsidR="00212C4F" w:rsidRPr="00D47776">
        <w:rPr>
          <w:rFonts w:asciiTheme="minorHAnsi" w:hAnsiTheme="minorHAnsi" w:cstheme="minorHAnsi"/>
          <w:color w:val="auto"/>
          <w:sz w:val="22"/>
          <w:szCs w:val="22"/>
        </w:rPr>
        <w:t xml:space="preserve">stejně jako vědecké bádání a tvůrčí činnost v oblasti výzkumu nebo vývoje nebo teoretická a tvůrčí činnost v oblasti umění, které provádí </w:t>
      </w:r>
      <w:r w:rsidRPr="00D47776">
        <w:rPr>
          <w:rFonts w:asciiTheme="minorHAnsi" w:hAnsiTheme="minorHAnsi" w:cstheme="minorHAnsi"/>
          <w:color w:val="auto"/>
          <w:sz w:val="22"/>
          <w:szCs w:val="22"/>
        </w:rPr>
        <w:t>pod vedením školitele</w:t>
      </w:r>
      <w:r w:rsidR="00212C4F" w:rsidRPr="00D47776">
        <w:rPr>
          <w:rFonts w:asciiTheme="minorHAnsi" w:hAnsiTheme="minorHAnsi" w:cstheme="minorHAnsi"/>
          <w:color w:val="auto"/>
          <w:sz w:val="22"/>
          <w:szCs w:val="22"/>
        </w:rPr>
        <w:t xml:space="preserve"> v oblasti dané rámcovým tématem disertační práce</w:t>
      </w:r>
      <w:r w:rsidRPr="00D47776">
        <w:rPr>
          <w:rFonts w:asciiTheme="minorHAnsi" w:hAnsiTheme="minorHAnsi" w:cstheme="minorHAnsi"/>
          <w:color w:val="auto"/>
          <w:sz w:val="22"/>
          <w:szCs w:val="22"/>
        </w:rPr>
        <w:t>.</w:t>
      </w:r>
    </w:p>
    <w:p w14:paraId="4904F7BE" w14:textId="77777777" w:rsidR="00B50E2A" w:rsidRPr="00D47776" w:rsidRDefault="005B2C93" w:rsidP="00A235E9">
      <w:pPr>
        <w:pStyle w:val="Normln10"/>
        <w:numPr>
          <w:ilvl w:val="0"/>
          <w:numId w:val="3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Doktorand má nárok na 6 týdnů volna v kalendářním roce.</w:t>
      </w:r>
    </w:p>
    <w:p w14:paraId="4904F7BF" w14:textId="6AF41D00" w:rsidR="00DE6462" w:rsidRPr="00D47776" w:rsidRDefault="00DE6462" w:rsidP="00A235E9">
      <w:pPr>
        <w:pStyle w:val="Normln10"/>
        <w:numPr>
          <w:ilvl w:val="0"/>
          <w:numId w:val="3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Děkan</w:t>
      </w:r>
      <w:r w:rsidR="005B2C93" w:rsidRPr="00D47776">
        <w:rPr>
          <w:rFonts w:asciiTheme="minorHAnsi" w:hAnsiTheme="minorHAnsi" w:cstheme="minorHAnsi"/>
          <w:color w:val="auto"/>
          <w:sz w:val="22"/>
          <w:szCs w:val="22"/>
        </w:rPr>
        <w:t xml:space="preserve"> může studium přerušit, a to na základě písemné žádosti </w:t>
      </w:r>
      <w:r w:rsidRPr="00D47776">
        <w:rPr>
          <w:rFonts w:asciiTheme="minorHAnsi" w:hAnsiTheme="minorHAnsi" w:cstheme="minorHAnsi"/>
          <w:color w:val="auto"/>
          <w:sz w:val="22"/>
          <w:szCs w:val="22"/>
        </w:rPr>
        <w:t xml:space="preserve">doktoranda </w:t>
      </w:r>
      <w:r w:rsidR="005B2C93" w:rsidRPr="00D47776">
        <w:rPr>
          <w:rFonts w:asciiTheme="minorHAnsi" w:hAnsiTheme="minorHAnsi" w:cstheme="minorHAnsi"/>
          <w:color w:val="auto"/>
          <w:sz w:val="22"/>
          <w:szCs w:val="22"/>
        </w:rPr>
        <w:t xml:space="preserve">podle </w:t>
      </w:r>
      <w:r w:rsidR="00EF2C34" w:rsidRPr="00D47776">
        <w:rPr>
          <w:rFonts w:asciiTheme="minorHAnsi" w:hAnsiTheme="minorHAnsi" w:cstheme="minorHAnsi"/>
          <w:color w:val="auto"/>
          <w:sz w:val="22"/>
          <w:szCs w:val="22"/>
        </w:rPr>
        <w:t>čl. </w:t>
      </w:r>
      <w:r w:rsidR="005B2C93" w:rsidRPr="00D47776">
        <w:rPr>
          <w:rFonts w:asciiTheme="minorHAnsi" w:hAnsiTheme="minorHAnsi" w:cstheme="minorHAnsi"/>
          <w:color w:val="auto"/>
          <w:sz w:val="22"/>
          <w:szCs w:val="22"/>
        </w:rPr>
        <w:t xml:space="preserve">26 </w:t>
      </w:r>
      <w:r w:rsidR="00EF2C34" w:rsidRPr="00D47776">
        <w:rPr>
          <w:rFonts w:asciiTheme="minorHAnsi" w:hAnsiTheme="minorHAnsi" w:cstheme="minorHAnsi"/>
          <w:color w:val="auto"/>
          <w:sz w:val="22"/>
          <w:szCs w:val="22"/>
        </w:rPr>
        <w:t>odst. </w:t>
      </w:r>
      <w:r w:rsidR="00691A39" w:rsidRPr="00D47776">
        <w:rPr>
          <w:rFonts w:asciiTheme="minorHAnsi" w:hAnsiTheme="minorHAnsi" w:cstheme="minorHAnsi"/>
          <w:color w:val="auto"/>
          <w:sz w:val="22"/>
          <w:szCs w:val="22"/>
        </w:rPr>
        <w:t xml:space="preserve">5 </w:t>
      </w:r>
      <w:r w:rsidR="00EF2C34" w:rsidRPr="00D47776">
        <w:rPr>
          <w:rFonts w:asciiTheme="minorHAnsi" w:hAnsiTheme="minorHAnsi" w:cstheme="minorHAnsi"/>
          <w:color w:val="auto"/>
          <w:sz w:val="22"/>
          <w:szCs w:val="22"/>
        </w:rPr>
        <w:t>písm. </w:t>
      </w:r>
      <w:r w:rsidR="005B2C93" w:rsidRPr="00D47776">
        <w:rPr>
          <w:rFonts w:asciiTheme="minorHAnsi" w:hAnsiTheme="minorHAnsi" w:cstheme="minorHAnsi"/>
          <w:color w:val="auto"/>
          <w:sz w:val="22"/>
          <w:szCs w:val="22"/>
        </w:rPr>
        <w:t>c); žádost obsahuje důvod a dobu tohoto přerušení. Přerušení nelze povolit v případě, že</w:t>
      </w:r>
      <w:r w:rsidR="00E33422"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po</w:t>
      </w:r>
      <w:r w:rsidR="00E33422"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nástupu do studia po přerušení by studentovi muselo být studium okamžitě ukončeno podle</w:t>
      </w:r>
      <w:r w:rsidR="005B2C93" w:rsidRPr="00D47776">
        <w:rPr>
          <w:rFonts w:asciiTheme="minorHAnsi" w:hAnsiTheme="minorHAnsi" w:cstheme="minorHAnsi"/>
          <w:b/>
          <w:color w:val="auto"/>
          <w:sz w:val="22"/>
          <w:szCs w:val="22"/>
        </w:rPr>
        <w:t xml:space="preserve"> </w:t>
      </w:r>
      <w:r w:rsidR="00EF2C34"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 xml:space="preserve">56 </w:t>
      </w:r>
      <w:r w:rsidR="00EF2C34" w:rsidRPr="00D47776">
        <w:rPr>
          <w:rFonts w:asciiTheme="minorHAnsi" w:hAnsiTheme="minorHAnsi" w:cstheme="minorHAnsi"/>
          <w:color w:val="auto"/>
          <w:sz w:val="22"/>
          <w:szCs w:val="22"/>
        </w:rPr>
        <w:t>odst. </w:t>
      </w:r>
      <w:r w:rsidR="005B2C93"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005B2C93" w:rsidRPr="00D47776">
        <w:rPr>
          <w:rFonts w:asciiTheme="minorHAnsi" w:hAnsiTheme="minorHAnsi" w:cstheme="minorHAnsi"/>
          <w:color w:val="auto"/>
          <w:sz w:val="22"/>
          <w:szCs w:val="22"/>
        </w:rPr>
        <w:t xml:space="preserve">b) zákona a podle </w:t>
      </w:r>
      <w:r w:rsidR="00EF2C34" w:rsidRPr="00D47776">
        <w:rPr>
          <w:rFonts w:asciiTheme="minorHAnsi" w:hAnsiTheme="minorHAnsi" w:cstheme="minorHAnsi"/>
          <w:color w:val="auto"/>
          <w:sz w:val="22"/>
          <w:szCs w:val="22"/>
        </w:rPr>
        <w:t>čl. </w:t>
      </w:r>
      <w:r w:rsidR="005B2C93" w:rsidRPr="00D47776">
        <w:rPr>
          <w:rFonts w:asciiTheme="minorHAnsi" w:hAnsiTheme="minorHAnsi" w:cstheme="minorHAnsi"/>
          <w:color w:val="auto"/>
          <w:sz w:val="22"/>
          <w:szCs w:val="22"/>
        </w:rPr>
        <w:t xml:space="preserve">34 </w:t>
      </w:r>
      <w:r w:rsidR="00EF2C34" w:rsidRPr="00D47776">
        <w:rPr>
          <w:rFonts w:asciiTheme="minorHAnsi" w:hAnsiTheme="minorHAnsi" w:cstheme="minorHAnsi"/>
          <w:color w:val="auto"/>
          <w:sz w:val="22"/>
          <w:szCs w:val="22"/>
        </w:rPr>
        <w:t>odst. </w:t>
      </w:r>
      <w:r w:rsidR="005B2C93"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005B2C93" w:rsidRPr="00D47776">
        <w:rPr>
          <w:rFonts w:asciiTheme="minorHAnsi" w:hAnsiTheme="minorHAnsi" w:cstheme="minorHAnsi"/>
          <w:color w:val="auto"/>
          <w:sz w:val="22"/>
          <w:szCs w:val="22"/>
        </w:rPr>
        <w:t>b). Děkan může z vlastního podnětu doktorandovi přerušit studium, je-li toho potřeba k odvrácení újmy hrozící doktorandovi, jestliže její původ nesouvisí s dosavadním plněním studijních povinností. Studium v tomto případě nebude přerušeno, pokud</w:t>
      </w:r>
      <w:r w:rsidR="00E11CA6" w:rsidRPr="00D47776">
        <w:rPr>
          <w:rFonts w:asciiTheme="minorHAnsi" w:hAnsiTheme="minorHAnsi" w:cstheme="minorHAnsi"/>
          <w:color w:val="auto"/>
          <w:sz w:val="22"/>
          <w:szCs w:val="22"/>
        </w:rPr>
        <w:t xml:space="preserve"> doktorand </w:t>
      </w:r>
      <w:r w:rsidR="005B2C93" w:rsidRPr="00D47776">
        <w:rPr>
          <w:rFonts w:asciiTheme="minorHAnsi" w:hAnsiTheme="minorHAnsi" w:cstheme="minorHAnsi"/>
          <w:color w:val="auto"/>
          <w:sz w:val="22"/>
          <w:szCs w:val="22"/>
        </w:rPr>
        <w:t>do 10 dnů od doručení písemného upozornění na možnost přerušení studia písemně vysloví nesouhlas. Rozhodnutí děkana o přerušení studia musí být vyhotoveno v</w:t>
      </w:r>
      <w:r w:rsidR="00E33422"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 xml:space="preserve">souladu s </w:t>
      </w:r>
      <w:r w:rsidR="00EF2C34"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 xml:space="preserve">68 zákona písemně a student </w:t>
      </w:r>
      <w:r w:rsidRPr="00D47776">
        <w:rPr>
          <w:rFonts w:asciiTheme="minorHAnsi" w:hAnsiTheme="minorHAnsi" w:cstheme="minorHAnsi"/>
          <w:color w:val="auto"/>
          <w:sz w:val="22"/>
          <w:szCs w:val="22"/>
        </w:rPr>
        <w:t xml:space="preserve">se </w:t>
      </w:r>
      <w:r w:rsidR="005B2C93" w:rsidRPr="00D47776">
        <w:rPr>
          <w:rFonts w:asciiTheme="minorHAnsi" w:hAnsiTheme="minorHAnsi" w:cstheme="minorHAnsi"/>
          <w:color w:val="auto"/>
          <w:sz w:val="22"/>
          <w:szCs w:val="22"/>
        </w:rPr>
        <w:t xml:space="preserve">může </w:t>
      </w:r>
      <w:r w:rsidRPr="00D47776">
        <w:rPr>
          <w:rFonts w:asciiTheme="minorHAnsi" w:hAnsiTheme="minorHAnsi" w:cstheme="minorHAnsi"/>
          <w:color w:val="auto"/>
          <w:sz w:val="22"/>
          <w:szCs w:val="22"/>
        </w:rPr>
        <w:t>proti tomuto rozhodnutí odvolat. Děkan žádosti o přerušení studia vždy vyhoví, je-li období, na něž se žádost vztahuje, částí uznané doby rodičovství studenta.</w:t>
      </w:r>
    </w:p>
    <w:p w14:paraId="4904F7C0" w14:textId="5641A81D" w:rsidR="005B2C93" w:rsidRPr="00D47776" w:rsidRDefault="005B2C93" w:rsidP="00A235E9">
      <w:pPr>
        <w:pStyle w:val="Normln10"/>
        <w:numPr>
          <w:ilvl w:val="0"/>
          <w:numId w:val="3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Doktorand je povinen se dostavit jednou ročně v určeném termínu k záp</w:t>
      </w:r>
      <w:r w:rsidR="00B20E84" w:rsidRPr="00D47776">
        <w:rPr>
          <w:rFonts w:asciiTheme="minorHAnsi" w:hAnsiTheme="minorHAnsi" w:cstheme="minorHAnsi"/>
          <w:color w:val="auto"/>
          <w:sz w:val="22"/>
          <w:szCs w:val="22"/>
        </w:rPr>
        <w:t xml:space="preserve">isu do dalšího období studia. </w:t>
      </w:r>
      <w:r w:rsidRPr="00D47776">
        <w:rPr>
          <w:rFonts w:asciiTheme="minorHAnsi" w:hAnsiTheme="minorHAnsi" w:cstheme="minorHAnsi"/>
          <w:color w:val="auto"/>
          <w:sz w:val="22"/>
          <w:szCs w:val="22"/>
        </w:rPr>
        <w:t>Podmínkou zápisu je odevzdání výkazu o činnosti a</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jeho schválení školitelem, vedoucím pracoviště a předsedou ORO. Pokud se v určeném termínu nedostaví a do pěti dnů od tohoto termínu se</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s</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uvedením důvodu písemně neomluví, posuzuje se to jako nesplnění požadavků vyplývajících ze</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studijního programu a studentovi se ukončuje studium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56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zákona a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34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Na postup při rozhodování v této věci se vztahuje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68 zákona. Pokud se doktorand do pěti dnů od termínu určeného k zápisu písemně omluví a</w:t>
      </w:r>
      <w:r w:rsidR="00EB1FD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omluva je děkanem uznána, děkan stanoví </w:t>
      </w:r>
      <w:r w:rsidR="00FB764D" w:rsidRPr="00D47776">
        <w:rPr>
          <w:rFonts w:asciiTheme="minorHAnsi" w:hAnsiTheme="minorHAnsi" w:cstheme="minorHAnsi"/>
          <w:color w:val="auto"/>
          <w:sz w:val="22"/>
          <w:szCs w:val="22"/>
        </w:rPr>
        <w:t>doktorandovi</w:t>
      </w:r>
      <w:r w:rsidRPr="00D47776">
        <w:rPr>
          <w:rFonts w:asciiTheme="minorHAnsi" w:hAnsiTheme="minorHAnsi" w:cstheme="minorHAnsi"/>
          <w:color w:val="auto"/>
          <w:sz w:val="22"/>
          <w:szCs w:val="22"/>
        </w:rPr>
        <w:t xml:space="preserve"> náhradní termín zápisu.</w:t>
      </w:r>
    </w:p>
    <w:p w14:paraId="4904F7C1" w14:textId="77777777" w:rsidR="00DE6462" w:rsidRPr="00D47776" w:rsidRDefault="00DE6462" w:rsidP="005B2C93">
      <w:pPr>
        <w:pStyle w:val="Normln10"/>
        <w:spacing w:afterLines="40" w:after="96"/>
        <w:ind w:left="454" w:hanging="454"/>
        <w:jc w:val="center"/>
        <w:rPr>
          <w:rFonts w:asciiTheme="minorHAnsi" w:hAnsiTheme="minorHAnsi" w:cstheme="minorHAnsi"/>
          <w:b/>
          <w:color w:val="auto"/>
          <w:sz w:val="22"/>
          <w:szCs w:val="22"/>
        </w:rPr>
      </w:pPr>
    </w:p>
    <w:p w14:paraId="4904F7C2" w14:textId="77777777" w:rsidR="005B2C93" w:rsidRPr="00D47776" w:rsidRDefault="005B2C93" w:rsidP="004D7E12">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lastRenderedPageBreak/>
        <w:t>Článek 23</w:t>
      </w:r>
    </w:p>
    <w:p w14:paraId="4904F7C3" w14:textId="77777777" w:rsidR="005B2C93" w:rsidRPr="00D47776" w:rsidRDefault="005B2C93" w:rsidP="004D7E12">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Školitel</w:t>
      </w:r>
    </w:p>
    <w:p w14:paraId="4904F7C4" w14:textId="7195803D" w:rsidR="00DE6462" w:rsidRPr="00D47776" w:rsidRDefault="005B2C93" w:rsidP="00A235E9">
      <w:pPr>
        <w:pStyle w:val="Normln10"/>
        <w:numPr>
          <w:ilvl w:val="0"/>
          <w:numId w:val="37"/>
        </w:numPr>
        <w:spacing w:afterLines="40" w:after="96"/>
        <w:ind w:left="425" w:hanging="357"/>
        <w:rPr>
          <w:rFonts w:asciiTheme="minorHAnsi" w:hAnsiTheme="minorHAnsi" w:cstheme="minorHAnsi"/>
          <w:color w:val="auto"/>
          <w:sz w:val="22"/>
          <w:szCs w:val="22"/>
        </w:rPr>
      </w:pPr>
      <w:r w:rsidRPr="00D47776">
        <w:rPr>
          <w:rFonts w:asciiTheme="minorHAnsi" w:hAnsiTheme="minorHAnsi" w:cstheme="minorHAnsi"/>
          <w:color w:val="auto"/>
          <w:sz w:val="22"/>
          <w:szCs w:val="22"/>
        </w:rPr>
        <w:t>Školitel je garant odborného programu doktoranda a tématu jeho disertační práce. Doktorand zejména s ním konzultuje své záležitosti týkající se studia. Školitel má právo se účastnit všech jednání o průběhu studia doktoranda, a</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to i případného jednání disciplinární komise.</w:t>
      </w:r>
      <w:r w:rsidR="009C2D9A" w:rsidRPr="00D47776">
        <w:rPr>
          <w:rFonts w:asciiTheme="minorHAnsi" w:hAnsiTheme="minorHAnsi" w:cstheme="minorHAnsi"/>
          <w:color w:val="auto"/>
          <w:sz w:val="22"/>
          <w:szCs w:val="22"/>
        </w:rPr>
        <w:t xml:space="preserve"> </w:t>
      </w:r>
      <w:ins w:id="36" w:author="Zeman, Jan" w:date="2026-02-22T19:18:00Z">
        <w:r w:rsidR="007F343A" w:rsidRPr="007F343A">
          <w:rPr>
            <w:rFonts w:asciiTheme="minorHAnsi" w:hAnsiTheme="minorHAnsi" w:cstheme="minorHAnsi"/>
            <w:color w:val="auto"/>
            <w:sz w:val="22"/>
            <w:szCs w:val="22"/>
            <w:rPrChange w:id="37" w:author="Zeman, Jan" w:date="2026-02-22T19:18:00Z" w16du:dateUtc="2026-02-22T18:18:00Z">
              <w:rPr>
                <w:rFonts w:asciiTheme="minorHAnsi" w:hAnsiTheme="minorHAnsi" w:cstheme="minorHAnsi"/>
                <w:b/>
                <w:bCs/>
                <w:color w:val="auto"/>
                <w:sz w:val="22"/>
                <w:szCs w:val="22"/>
              </w:rPr>
            </w:rPrChange>
          </w:rPr>
          <w:t>Školitel se vyjadřuje k těm žádostem doktoranda, u kterých to tento řád výslovně stanoví. O zásadních rozhodnutích týkajících se průběhu studia doktoranda je školitel informován</w:t>
        </w:r>
        <w:r w:rsidR="007F343A" w:rsidRPr="00942E7E">
          <w:rPr>
            <w:rFonts w:asciiTheme="minorHAnsi" w:hAnsiTheme="minorHAnsi" w:cstheme="minorHAnsi"/>
            <w:color w:val="auto"/>
            <w:sz w:val="22"/>
            <w:szCs w:val="22"/>
            <w:rPrChange w:id="38" w:author="Zeman, Jan" w:date="2026-02-22T21:54:00Z" w16du:dateUtc="2026-02-22T20:54:00Z">
              <w:rPr>
                <w:rFonts w:asciiTheme="minorHAnsi" w:hAnsiTheme="minorHAnsi" w:cstheme="minorHAnsi"/>
                <w:b/>
                <w:bCs/>
                <w:color w:val="auto"/>
                <w:sz w:val="22"/>
                <w:szCs w:val="22"/>
              </w:rPr>
            </w:rPrChange>
          </w:rPr>
          <w:t>.</w:t>
        </w:r>
      </w:ins>
      <w:del w:id="39" w:author="Zeman, Jan" w:date="2026-02-22T19:18:00Z" w16du:dateUtc="2026-02-22T18:18:00Z">
        <w:r w:rsidR="009C2D9A" w:rsidRPr="00D47776" w:rsidDel="007F343A">
          <w:rPr>
            <w:rFonts w:asciiTheme="minorHAnsi" w:hAnsiTheme="minorHAnsi" w:cstheme="minorHAnsi"/>
            <w:color w:val="auto"/>
            <w:sz w:val="22"/>
            <w:szCs w:val="22"/>
          </w:rPr>
          <w:delText>Školitel se vyjadřuje ke</w:delText>
        </w:r>
        <w:r w:rsidR="00E33422" w:rsidRPr="00D47776" w:rsidDel="007F343A">
          <w:rPr>
            <w:rFonts w:asciiTheme="minorHAnsi" w:hAnsiTheme="minorHAnsi" w:cstheme="minorHAnsi"/>
            <w:color w:val="auto"/>
            <w:sz w:val="22"/>
            <w:szCs w:val="22"/>
          </w:rPr>
          <w:delText> </w:delText>
        </w:r>
        <w:r w:rsidR="009C2D9A" w:rsidRPr="00D47776" w:rsidDel="007F343A">
          <w:rPr>
            <w:rFonts w:asciiTheme="minorHAnsi" w:hAnsiTheme="minorHAnsi" w:cstheme="minorHAnsi"/>
            <w:color w:val="auto"/>
            <w:sz w:val="22"/>
            <w:szCs w:val="22"/>
          </w:rPr>
          <w:delText>všem žádostem doktoranda a je bez zbytečného odkladu informován o tom, jak o nich bylo rozhodnuto.</w:delText>
        </w:r>
      </w:del>
    </w:p>
    <w:p w14:paraId="4904F7C5" w14:textId="77777777" w:rsidR="00DE6462" w:rsidRPr="00D47776" w:rsidRDefault="005B2C93" w:rsidP="00A235E9">
      <w:pPr>
        <w:pStyle w:val="Normln10"/>
        <w:numPr>
          <w:ilvl w:val="0"/>
          <w:numId w:val="37"/>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Školiteli mohou být profesoři, docenti a doktoři věd (DrSc.). Další význační odborníci mohou být školiteli po schválení příslušnou vědeckou radou na návrh děkana nebo rektora.</w:t>
      </w:r>
    </w:p>
    <w:p w14:paraId="4904F7C6" w14:textId="77777777" w:rsidR="00DE6462" w:rsidRPr="00D47776" w:rsidRDefault="005B2C93" w:rsidP="00A235E9">
      <w:pPr>
        <w:pStyle w:val="Normln10"/>
        <w:numPr>
          <w:ilvl w:val="0"/>
          <w:numId w:val="37"/>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Školitel prostřednictvím vedoucího školicího pracoviště zpravidla navrhuje rámcové téma nebo tematický okruh disertační práce. Téma je po schválení ORO</w:t>
      </w:r>
      <w:r w:rsidR="00DE6462" w:rsidRPr="00D47776">
        <w:rPr>
          <w:rFonts w:asciiTheme="minorHAnsi" w:hAnsiTheme="minorHAnsi" w:cstheme="minorHAnsi"/>
          <w:color w:val="auto"/>
          <w:sz w:val="22"/>
          <w:szCs w:val="22"/>
        </w:rPr>
        <w:t xml:space="preserve"> a děkanem</w:t>
      </w:r>
      <w:r w:rsidRPr="00D47776">
        <w:rPr>
          <w:rFonts w:asciiTheme="minorHAnsi" w:hAnsiTheme="minorHAnsi" w:cstheme="minorHAnsi"/>
          <w:color w:val="auto"/>
          <w:sz w:val="22"/>
          <w:szCs w:val="22"/>
        </w:rPr>
        <w:t xml:space="preserve"> podle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21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a) vypisováno k přijímacímu řízení. Školitel se účastní přijímacího řízení uchazečů přijímaných na jím navržené téma disertační práce. Při přijímací zkoušce má právo veta na rozhodnutí o přijetí těchto uchazečů ke studiu na jím navržené téma.</w:t>
      </w:r>
    </w:p>
    <w:p w14:paraId="4904F7C7" w14:textId="77777777" w:rsidR="00DE6462" w:rsidRPr="00D47776" w:rsidRDefault="005B2C93" w:rsidP="00A235E9">
      <w:pPr>
        <w:pStyle w:val="Normln10"/>
        <w:numPr>
          <w:ilvl w:val="0"/>
          <w:numId w:val="37"/>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Vedoucí školicího pracoviště po souhlasu školitele předkládá návrh na jeho jmenování do funkce školitele daného doktoranda. Školitele k danému tématu disertační práce a přijatému doktorandovi jmenuje děkan.</w:t>
      </w:r>
    </w:p>
    <w:p w14:paraId="4904F7C8" w14:textId="0B4C64AB" w:rsidR="00DE6462" w:rsidRPr="00D47776" w:rsidRDefault="005B2C93" w:rsidP="00A235E9">
      <w:pPr>
        <w:pStyle w:val="Normln10"/>
        <w:numPr>
          <w:ilvl w:val="0"/>
          <w:numId w:val="37"/>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V případě prokázaného neplnění povinností může být školitel odvolán. Odvolání provádí děka</w:t>
      </w:r>
      <w:r w:rsidR="00DE6462" w:rsidRPr="00D47776">
        <w:rPr>
          <w:rFonts w:asciiTheme="minorHAnsi" w:hAnsiTheme="minorHAnsi" w:cstheme="minorHAnsi"/>
          <w:color w:val="auto"/>
          <w:sz w:val="22"/>
          <w:szCs w:val="22"/>
        </w:rPr>
        <w:t>n na</w:t>
      </w:r>
      <w:r w:rsidR="00E33422" w:rsidRPr="00D47776">
        <w:rPr>
          <w:rFonts w:asciiTheme="minorHAnsi" w:hAnsiTheme="minorHAnsi" w:cstheme="minorHAnsi"/>
          <w:color w:val="auto"/>
          <w:sz w:val="22"/>
          <w:szCs w:val="22"/>
        </w:rPr>
        <w:t> </w:t>
      </w:r>
      <w:r w:rsidR="00DE6462" w:rsidRPr="00D47776">
        <w:rPr>
          <w:rFonts w:asciiTheme="minorHAnsi" w:hAnsiTheme="minorHAnsi" w:cstheme="minorHAnsi"/>
          <w:color w:val="auto"/>
          <w:sz w:val="22"/>
          <w:szCs w:val="22"/>
        </w:rPr>
        <w:t>základě návrhu předsedy oborové rady</w:t>
      </w:r>
      <w:r w:rsidRPr="00D47776">
        <w:rPr>
          <w:rFonts w:asciiTheme="minorHAnsi" w:hAnsiTheme="minorHAnsi" w:cstheme="minorHAnsi"/>
          <w:color w:val="auto"/>
          <w:sz w:val="22"/>
          <w:szCs w:val="22"/>
        </w:rPr>
        <w:t xml:space="preserve"> a po dohodě s vedoucím školicího pracoviště.</w:t>
      </w:r>
    </w:p>
    <w:p w14:paraId="4904F7C9" w14:textId="2A3A0543" w:rsidR="00DE6462" w:rsidRPr="00D47776" w:rsidRDefault="005B2C93" w:rsidP="00A235E9">
      <w:pPr>
        <w:pStyle w:val="Normln10"/>
        <w:numPr>
          <w:ilvl w:val="0"/>
          <w:numId w:val="37"/>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Školitel se účastní rozpravy</w:t>
      </w:r>
      <w:ins w:id="40" w:author="Klusáková Barbora" w:date="2026-02-02T09:30:00Z">
        <w:r w:rsidR="006107CC">
          <w:rPr>
            <w:rFonts w:asciiTheme="minorHAnsi" w:hAnsiTheme="minorHAnsi" w:cstheme="minorHAnsi"/>
            <w:color w:val="auto"/>
            <w:sz w:val="22"/>
            <w:szCs w:val="22"/>
          </w:rPr>
          <w:t xml:space="preserve"> o disertační práci</w:t>
        </w:r>
      </w:ins>
      <w:r w:rsidRPr="00D47776">
        <w:rPr>
          <w:rFonts w:asciiTheme="minorHAnsi" w:hAnsiTheme="minorHAnsi" w:cstheme="minorHAnsi"/>
          <w:color w:val="auto"/>
          <w:sz w:val="22"/>
          <w:szCs w:val="22"/>
        </w:rPr>
        <w:t>, státní doktorské zkoušky (dále jen „SDZ“)</w:t>
      </w:r>
      <w:ins w:id="41" w:author="Klusáková Barbora" w:date="2026-02-02T09:30:00Z">
        <w:r w:rsidR="006107CC" w:rsidRPr="006107CC">
          <w:rPr>
            <w:rFonts w:asciiTheme="minorHAnsi" w:hAnsiTheme="minorHAnsi" w:cstheme="minorHAnsi"/>
            <w:color w:val="auto"/>
            <w:sz w:val="22"/>
            <w:szCs w:val="22"/>
          </w:rPr>
          <w:t>, je-li ve studiu doktoranda zařazena</w:t>
        </w:r>
        <w:r w:rsidR="006107CC">
          <w:rPr>
            <w:rFonts w:asciiTheme="minorHAnsi" w:hAnsiTheme="minorHAnsi" w:cstheme="minorHAnsi"/>
            <w:color w:val="auto"/>
            <w:sz w:val="22"/>
            <w:szCs w:val="22"/>
          </w:rPr>
          <w:t>,</w:t>
        </w:r>
      </w:ins>
      <w:r w:rsidRPr="00D47776">
        <w:rPr>
          <w:rFonts w:asciiTheme="minorHAnsi" w:hAnsiTheme="minorHAnsi" w:cstheme="minorHAnsi"/>
          <w:color w:val="auto"/>
          <w:sz w:val="22"/>
          <w:szCs w:val="22"/>
        </w:rPr>
        <w:t xml:space="preserve"> a</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obhajoby disertační práce svého doktoranda včetně neveřejné části. Nemůže být členem komise pro SDZ a komise pro obhajobu disertační práce, které o jeho doktorandovi rozhodují.</w:t>
      </w:r>
    </w:p>
    <w:p w14:paraId="4904F7CA" w14:textId="77777777" w:rsidR="00DE6462" w:rsidRPr="00D47776" w:rsidRDefault="005B2C93" w:rsidP="00A235E9">
      <w:pPr>
        <w:pStyle w:val="Normln10"/>
        <w:numPr>
          <w:ilvl w:val="0"/>
          <w:numId w:val="37"/>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Školitel v období studia, přiměřeně ke své tvůrčí spoluúčasti, je spoluautorem výsledků činnosti doktoranda.</w:t>
      </w:r>
    </w:p>
    <w:p w14:paraId="4904F7CB" w14:textId="77777777" w:rsidR="00DE6462" w:rsidRPr="00D47776" w:rsidRDefault="00EB1FD2" w:rsidP="00A235E9">
      <w:pPr>
        <w:pStyle w:val="Normln10"/>
        <w:numPr>
          <w:ilvl w:val="0"/>
          <w:numId w:val="37"/>
        </w:numPr>
        <w:spacing w:afterLines="40" w:after="96"/>
        <w:ind w:left="426"/>
        <w:rPr>
          <w:rFonts w:asciiTheme="minorHAnsi" w:hAnsiTheme="minorHAnsi" w:cstheme="minorHAnsi"/>
          <w:color w:val="auto"/>
          <w:sz w:val="22"/>
          <w:szCs w:val="22"/>
        </w:rPr>
      </w:pPr>
      <w:r w:rsidRPr="00D47776">
        <w:rPr>
          <w:rFonts w:asciiTheme="minorHAnsi" w:hAnsiTheme="minorHAnsi"/>
          <w:color w:val="auto"/>
          <w:sz w:val="22"/>
        </w:rPr>
        <w:t>Školitel může současně školit nejvýše 5 doktorandů. Zvýšení tohoto počtu pro jednotlivé školitele povoluje děkan na návrh oborové rady, a to zejména na základě výsledku studia jím vedených doktorandů.</w:t>
      </w:r>
    </w:p>
    <w:p w14:paraId="4904F7CC" w14:textId="6880EF07" w:rsidR="00DE6462" w:rsidRPr="00566888" w:rsidRDefault="003D40D9" w:rsidP="00CB3988">
      <w:pPr>
        <w:pStyle w:val="Normln10"/>
        <w:numPr>
          <w:ilvl w:val="0"/>
          <w:numId w:val="37"/>
        </w:numPr>
        <w:spacing w:afterLines="40" w:after="96"/>
        <w:ind w:left="426" w:hanging="426"/>
        <w:rPr>
          <w:rFonts w:asciiTheme="minorHAnsi" w:hAnsiTheme="minorHAnsi" w:cstheme="minorHAnsi"/>
          <w:color w:val="auto"/>
          <w:sz w:val="22"/>
          <w:szCs w:val="22"/>
        </w:rPr>
      </w:pPr>
      <w:r w:rsidRPr="00141908">
        <w:rPr>
          <w:rFonts w:asciiTheme="minorHAnsi" w:hAnsiTheme="minorHAnsi" w:cstheme="minorHAnsi"/>
          <w:color w:val="auto"/>
          <w:sz w:val="22"/>
          <w:szCs w:val="22"/>
        </w:rPr>
        <w:t>Školitel provádí průběžnou kontrolu plnění ISP doktoranda. Pokud školitel konstatuje neplnění studijních povinností, neprodleně požádá o mimořádnou kontrolu průběhu studia dle čl.</w:t>
      </w:r>
      <w:r>
        <w:rPr>
          <w:rFonts w:asciiTheme="minorHAnsi" w:hAnsiTheme="minorHAnsi" w:cstheme="minorHAnsi"/>
          <w:color w:val="auto"/>
          <w:sz w:val="22"/>
          <w:szCs w:val="22"/>
        </w:rPr>
        <w:t xml:space="preserve"> </w:t>
      </w:r>
      <w:r w:rsidRPr="00141908">
        <w:rPr>
          <w:rFonts w:asciiTheme="minorHAnsi" w:hAnsiTheme="minorHAnsi" w:cstheme="minorHAnsi"/>
          <w:color w:val="auto"/>
          <w:sz w:val="22"/>
          <w:szCs w:val="22"/>
        </w:rPr>
        <w:t>26a</w:t>
      </w:r>
      <w:del w:id="42" w:author="Klusáková Barbora" w:date="2026-02-02T09:31:00Z">
        <w:r w:rsidRPr="00141908" w:rsidDel="006107CC">
          <w:rPr>
            <w:rFonts w:asciiTheme="minorHAnsi" w:hAnsiTheme="minorHAnsi" w:cstheme="minorHAnsi"/>
            <w:color w:val="auto"/>
            <w:sz w:val="22"/>
            <w:szCs w:val="22"/>
          </w:rPr>
          <w:delText>)</w:delText>
        </w:r>
      </w:del>
      <w:r w:rsidR="007D6E4F" w:rsidRPr="00566888">
        <w:rPr>
          <w:rFonts w:asciiTheme="minorHAnsi" w:hAnsiTheme="minorHAnsi" w:cstheme="minorHAnsi"/>
          <w:color w:val="auto"/>
          <w:sz w:val="22"/>
          <w:szCs w:val="22"/>
        </w:rPr>
        <w:t>.</w:t>
      </w:r>
      <w:r w:rsidR="00212C4F" w:rsidRPr="00566888">
        <w:rPr>
          <w:rFonts w:asciiTheme="minorHAnsi" w:hAnsiTheme="minorHAnsi" w:cstheme="minorHAnsi"/>
          <w:color w:val="auto"/>
          <w:sz w:val="22"/>
          <w:szCs w:val="22"/>
        </w:rPr>
        <w:t xml:space="preserve"> </w:t>
      </w:r>
    </w:p>
    <w:p w14:paraId="2CB633B3" w14:textId="77777777" w:rsidR="00B47073" w:rsidRDefault="005B2C93" w:rsidP="00B47073">
      <w:pPr>
        <w:pStyle w:val="Normln10"/>
        <w:numPr>
          <w:ilvl w:val="0"/>
          <w:numId w:val="37"/>
        </w:numPr>
        <w:spacing w:afterLines="40" w:after="96"/>
        <w:ind w:left="426" w:hanging="426"/>
        <w:rPr>
          <w:ins w:id="43" w:author="Zeman, Jan" w:date="2026-02-22T19:29:00Z" w16du:dateUtc="2026-02-22T18:29:00Z"/>
          <w:rFonts w:asciiTheme="minorHAnsi" w:hAnsiTheme="minorHAnsi" w:cstheme="minorHAnsi"/>
          <w:color w:val="auto"/>
          <w:sz w:val="22"/>
          <w:szCs w:val="22"/>
        </w:rPr>
      </w:pPr>
      <w:r w:rsidRPr="00B47073">
        <w:rPr>
          <w:rFonts w:asciiTheme="minorHAnsi" w:hAnsiTheme="minorHAnsi" w:cstheme="minorHAnsi"/>
          <w:color w:val="auto"/>
          <w:sz w:val="22"/>
          <w:szCs w:val="22"/>
        </w:rPr>
        <w:t xml:space="preserve">Školitel vede disertační práce pouze v tématech, ve kterých je odborníkem. </w:t>
      </w:r>
      <w:r w:rsidR="0006084F" w:rsidRPr="00B47073">
        <w:rPr>
          <w:rFonts w:asciiTheme="minorHAnsi" w:hAnsiTheme="minorHAnsi" w:cstheme="minorHAnsi"/>
          <w:color w:val="auto"/>
          <w:sz w:val="22"/>
          <w:szCs w:val="22"/>
        </w:rPr>
        <w:t>Uchazeč nebo student nemůže požadovat zajištění školitele na jiné téma.</w:t>
      </w:r>
    </w:p>
    <w:p w14:paraId="60F000EB" w14:textId="4080EAA3" w:rsidR="00B47073" w:rsidRPr="00B47073" w:rsidRDefault="00B47073" w:rsidP="00B47073">
      <w:pPr>
        <w:pStyle w:val="Normln10"/>
        <w:numPr>
          <w:ilvl w:val="0"/>
          <w:numId w:val="37"/>
        </w:numPr>
        <w:spacing w:afterLines="40" w:after="96"/>
        <w:ind w:left="426" w:hanging="426"/>
        <w:rPr>
          <w:rFonts w:asciiTheme="minorHAnsi" w:hAnsiTheme="minorHAnsi" w:cstheme="minorHAnsi"/>
          <w:color w:val="auto"/>
          <w:sz w:val="22"/>
          <w:szCs w:val="22"/>
        </w:rPr>
      </w:pPr>
      <w:ins w:id="44" w:author="Zeman, Jan" w:date="2026-02-22T19:29:00Z" w16du:dateUtc="2026-02-22T18:29:00Z">
        <w:r w:rsidRPr="00B47073">
          <w:rPr>
            <w:rFonts w:asciiTheme="minorHAnsi" w:hAnsiTheme="minorHAnsi" w:cstheme="minorHAnsi"/>
            <w:color w:val="auto"/>
            <w:sz w:val="22"/>
            <w:szCs w:val="22"/>
          </w:rPr>
          <w:t>Podrobnosti o požadavcích na školitele a výkonu jeho činnosti upravuje metodický pokyn prorektora pro doktorské studium (standard školitele)</w:t>
        </w:r>
      </w:ins>
    </w:p>
    <w:p w14:paraId="4904F7CE" w14:textId="77777777" w:rsidR="00672E4C" w:rsidRPr="00D47776" w:rsidRDefault="00672E4C" w:rsidP="00672E4C">
      <w:pPr>
        <w:pStyle w:val="Normln10"/>
        <w:spacing w:afterLines="40" w:after="96"/>
        <w:rPr>
          <w:rFonts w:asciiTheme="minorHAnsi" w:hAnsiTheme="minorHAnsi" w:cstheme="minorHAnsi"/>
          <w:color w:val="auto"/>
          <w:sz w:val="22"/>
          <w:szCs w:val="22"/>
        </w:rPr>
      </w:pPr>
    </w:p>
    <w:p w14:paraId="4904F7CF" w14:textId="77777777" w:rsidR="005B2C93" w:rsidRPr="00D47776" w:rsidRDefault="005B2C93" w:rsidP="005016D8">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Článek 24</w:t>
      </w:r>
    </w:p>
    <w:p w14:paraId="4904F7D0" w14:textId="77777777" w:rsidR="005B2C93" w:rsidRPr="00D47776" w:rsidRDefault="005B2C93" w:rsidP="005016D8">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Školitel-specialista, studijní garant</w:t>
      </w:r>
    </w:p>
    <w:p w14:paraId="4904F7D1" w14:textId="77777777" w:rsidR="0006084F" w:rsidRPr="00D47776" w:rsidRDefault="00EB1FD2" w:rsidP="00A235E9">
      <w:pPr>
        <w:pStyle w:val="Normln10"/>
        <w:numPr>
          <w:ilvl w:val="0"/>
          <w:numId w:val="38"/>
        </w:numPr>
        <w:spacing w:afterLines="40" w:after="96"/>
        <w:ind w:left="426"/>
        <w:rPr>
          <w:rFonts w:asciiTheme="minorHAnsi" w:hAnsiTheme="minorHAnsi" w:cstheme="minorHAnsi"/>
          <w:color w:val="auto"/>
          <w:sz w:val="22"/>
          <w:szCs w:val="22"/>
        </w:rPr>
      </w:pPr>
      <w:r w:rsidRPr="00D47776">
        <w:rPr>
          <w:rFonts w:asciiTheme="minorHAnsi" w:hAnsiTheme="minorHAnsi"/>
          <w:color w:val="auto"/>
          <w:sz w:val="22"/>
        </w:rPr>
        <w:t>V případě, že téma disertační práce vyžaduje potřebu specifického vedení nebo profesních konzultací, které nemůže vykonávat školitel, mohou být jmenováni nejvýše dva školitelé-specialisté, kteří zabezpečují se školitelem dohodnutou část odborné výchovy doktoranda. Školitelem-specialistou je zpravidla přední odborník a navrhuje ho školitel. Školitele-specialistu po schválení ORO jmenuje děkan.</w:t>
      </w:r>
    </w:p>
    <w:p w14:paraId="4904F7D2" w14:textId="77777777" w:rsidR="005B2C93" w:rsidRPr="00D47776" w:rsidRDefault="005B2C93" w:rsidP="00A235E9">
      <w:pPr>
        <w:pStyle w:val="Normln10"/>
        <w:numPr>
          <w:ilvl w:val="0"/>
          <w:numId w:val="38"/>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lastRenderedPageBreak/>
        <w:t>Jestliže školitel není zaměstnancem ČVUT (například působí na Akademii věd České republiky) a</w:t>
      </w:r>
      <w:r w:rsidR="00691A39"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doktorand provádí tvůrčí činnost na pracovišti školitele, </w:t>
      </w:r>
      <w:r w:rsidR="0006084F" w:rsidRPr="00D47776">
        <w:rPr>
          <w:rFonts w:asciiTheme="minorHAnsi" w:hAnsiTheme="minorHAnsi" w:cstheme="minorHAnsi"/>
          <w:color w:val="auto"/>
          <w:sz w:val="22"/>
          <w:szCs w:val="22"/>
        </w:rPr>
        <w:t>může děkan na základě návrhu vedoucího pracoviště ČVUT, kde je doktorand veden, jmenovat studijního garanta</w:t>
      </w:r>
      <w:r w:rsidRPr="00D47776">
        <w:rPr>
          <w:rFonts w:asciiTheme="minorHAnsi" w:hAnsiTheme="minorHAnsi" w:cstheme="minorHAnsi"/>
          <w:color w:val="auto"/>
          <w:sz w:val="22"/>
          <w:szCs w:val="22"/>
        </w:rPr>
        <w:t>, který zabezpečuje příslušnou koordinaci s ČVUT a spolupodílí se na vedení doktoranda zvláště v období studijního bloku.</w:t>
      </w:r>
    </w:p>
    <w:p w14:paraId="4904F7D3" w14:textId="77777777" w:rsidR="00DE6462" w:rsidRPr="00D47776" w:rsidRDefault="00DE6462" w:rsidP="005B2C93">
      <w:pPr>
        <w:pStyle w:val="Normln10"/>
        <w:spacing w:afterLines="40" w:after="96"/>
        <w:ind w:left="454" w:hanging="454"/>
        <w:jc w:val="center"/>
        <w:rPr>
          <w:rFonts w:asciiTheme="minorHAnsi" w:hAnsiTheme="minorHAnsi" w:cstheme="minorHAnsi"/>
          <w:b/>
          <w:color w:val="auto"/>
          <w:sz w:val="22"/>
          <w:szCs w:val="22"/>
        </w:rPr>
      </w:pPr>
    </w:p>
    <w:p w14:paraId="4904F7D4" w14:textId="77777777" w:rsidR="005B2C93" w:rsidRPr="00D47776" w:rsidRDefault="005B2C93" w:rsidP="006C6E5C">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Článek 25</w:t>
      </w:r>
    </w:p>
    <w:p w14:paraId="4904F7D5" w14:textId="77777777" w:rsidR="005B2C93" w:rsidRPr="00D47776" w:rsidRDefault="005B2C93" w:rsidP="006C6E5C">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Organizačně-technické zajištění studia v doktorském studijním programu</w:t>
      </w:r>
    </w:p>
    <w:p w14:paraId="4904F7D6" w14:textId="77777777" w:rsidR="00DE6462" w:rsidRPr="00D47776" w:rsidRDefault="005B2C93" w:rsidP="00A235E9">
      <w:pPr>
        <w:pStyle w:val="Normln10"/>
        <w:numPr>
          <w:ilvl w:val="0"/>
          <w:numId w:val="39"/>
        </w:numPr>
        <w:spacing w:afterLines="40" w:after="96"/>
        <w:ind w:left="426" w:hanging="425"/>
        <w:rPr>
          <w:rFonts w:asciiTheme="minorHAnsi" w:hAnsiTheme="minorHAnsi" w:cstheme="minorHAnsi"/>
          <w:color w:val="auto"/>
          <w:sz w:val="22"/>
          <w:szCs w:val="22"/>
        </w:rPr>
      </w:pPr>
      <w:r w:rsidRPr="00D47776">
        <w:rPr>
          <w:rFonts w:asciiTheme="minorHAnsi" w:hAnsiTheme="minorHAnsi" w:cstheme="minorHAnsi"/>
          <w:color w:val="auto"/>
          <w:sz w:val="22"/>
          <w:szCs w:val="22"/>
        </w:rPr>
        <w:t>Administrativní stránku studia v doktorském studijním programu a agendu doktorandů zajišťují oddělení pro vědeckou a výzkumnou činnost na fakultách (dále jen „oddělení VVČ“).</w:t>
      </w:r>
    </w:p>
    <w:p w14:paraId="4904F7D7" w14:textId="17D9FB79" w:rsidR="005B2C93" w:rsidRPr="00D47776" w:rsidRDefault="005B2C93" w:rsidP="00A235E9">
      <w:pPr>
        <w:pStyle w:val="Normln10"/>
        <w:numPr>
          <w:ilvl w:val="0"/>
          <w:numId w:val="39"/>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Přednášky odborných předmětů v rámci studijního bloku vedou zpravidla profesoři a docenti.</w:t>
      </w:r>
      <w:r w:rsidR="00DE6462" w:rsidRPr="00D47776">
        <w:rPr>
          <w:rFonts w:asciiTheme="minorHAnsi" w:hAnsiTheme="minorHAnsi" w:cstheme="minorHAnsi"/>
          <w:color w:val="auto"/>
          <w:sz w:val="22"/>
          <w:szCs w:val="22"/>
        </w:rPr>
        <w:t xml:space="preserve"> </w:t>
      </w:r>
      <w:r w:rsidRPr="00D47776">
        <w:rPr>
          <w:rFonts w:asciiTheme="minorHAnsi" w:hAnsiTheme="minorHAnsi" w:cstheme="minorHAnsi"/>
          <w:color w:val="auto"/>
          <w:sz w:val="22"/>
          <w:szCs w:val="22"/>
        </w:rPr>
        <w:t>V</w:t>
      </w:r>
      <w:r w:rsidR="00691A39"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odůvodněných případech může vedením přednášky pověřit na návrh vedoucího </w:t>
      </w:r>
      <w:del w:id="45" w:author="Zeman, Jan" w:date="2026-02-22T19:32:00Z" w16du:dateUtc="2026-02-22T18:32:00Z">
        <w:r w:rsidR="00691A39" w:rsidRPr="00D47776" w:rsidDel="00B47073">
          <w:rPr>
            <w:rFonts w:asciiTheme="minorHAnsi" w:hAnsiTheme="minorHAnsi" w:cstheme="minorHAnsi"/>
            <w:color w:val="auto"/>
            <w:sz w:val="22"/>
            <w:szCs w:val="22"/>
          </w:rPr>
          <w:delText xml:space="preserve">školicího </w:delText>
        </w:r>
      </w:del>
      <w:r w:rsidR="00691A39" w:rsidRPr="00D47776">
        <w:rPr>
          <w:rFonts w:asciiTheme="minorHAnsi" w:hAnsiTheme="minorHAnsi" w:cstheme="minorHAnsi"/>
          <w:color w:val="auto"/>
          <w:sz w:val="22"/>
          <w:szCs w:val="22"/>
        </w:rPr>
        <w:t xml:space="preserve">pracoviště </w:t>
      </w:r>
      <w:r w:rsidRPr="00D47776">
        <w:rPr>
          <w:rFonts w:asciiTheme="minorHAnsi" w:hAnsiTheme="minorHAnsi" w:cstheme="minorHAnsi"/>
          <w:color w:val="auto"/>
          <w:sz w:val="22"/>
          <w:szCs w:val="22"/>
        </w:rPr>
        <w:t>děkan i jiného akademického pracovníka nebo uznávaného odborníka.</w:t>
      </w:r>
    </w:p>
    <w:p w14:paraId="4904F7D8" w14:textId="77777777" w:rsidR="00691A39" w:rsidRPr="00D47776" w:rsidRDefault="00691A39" w:rsidP="005B2C93">
      <w:pPr>
        <w:pStyle w:val="Normln10"/>
        <w:spacing w:afterLines="40" w:after="96"/>
        <w:ind w:left="454" w:hanging="454"/>
        <w:jc w:val="center"/>
        <w:rPr>
          <w:rFonts w:asciiTheme="minorHAnsi" w:hAnsiTheme="minorHAnsi" w:cstheme="minorHAnsi"/>
          <w:b/>
          <w:color w:val="auto"/>
          <w:sz w:val="22"/>
          <w:szCs w:val="22"/>
        </w:rPr>
      </w:pPr>
    </w:p>
    <w:p w14:paraId="4904F7D9"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Článek 26</w:t>
      </w:r>
    </w:p>
    <w:p w14:paraId="4904F7DA"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Individuální studijní plán a jeho změny</w:t>
      </w:r>
    </w:p>
    <w:p w14:paraId="4904F7DB" w14:textId="355EDD46" w:rsidR="00691A39" w:rsidRPr="00D47776" w:rsidRDefault="005B2C93" w:rsidP="00A235E9">
      <w:pPr>
        <w:pStyle w:val="Normln10"/>
        <w:numPr>
          <w:ilvl w:val="0"/>
          <w:numId w:val="40"/>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ISP je základním dokumentem individuální odborné výchovy doktoranda ve studiu v doktorském studijním programu. Je sestaven</w:t>
      </w:r>
      <w:r w:rsidR="003D40D9">
        <w:rPr>
          <w:rFonts w:asciiTheme="minorHAnsi" w:hAnsiTheme="minorHAnsi" w:cstheme="minorHAnsi"/>
          <w:color w:val="auto"/>
          <w:sz w:val="22"/>
          <w:szCs w:val="22"/>
        </w:rPr>
        <w:t xml:space="preserve"> školitelem v přiměřené spolupráci s</w:t>
      </w:r>
      <w:r w:rsidRPr="00D47776">
        <w:rPr>
          <w:rFonts w:asciiTheme="minorHAnsi" w:hAnsiTheme="minorHAnsi" w:cstheme="minorHAnsi"/>
          <w:color w:val="auto"/>
          <w:sz w:val="22"/>
          <w:szCs w:val="22"/>
        </w:rPr>
        <w:t xml:space="preserve"> doktorandem. ISP se nejpozději do jednoho měsíce po zahájení studia předkládá ke schválení předsedovi ORO. Po schválení je ISP závazný.</w:t>
      </w:r>
    </w:p>
    <w:p w14:paraId="4904F7DC" w14:textId="0CBEA19B" w:rsidR="00691A39" w:rsidRPr="00D47776" w:rsidRDefault="005B2C93" w:rsidP="00A235E9">
      <w:pPr>
        <w:pStyle w:val="Normln10"/>
        <w:numPr>
          <w:ilvl w:val="0"/>
          <w:numId w:val="40"/>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ISP obsahově i časově vymezuje studijní blok podle čl</w:t>
      </w:r>
      <w:r w:rsidR="0004793E" w:rsidRPr="00D47776">
        <w:rPr>
          <w:rFonts w:asciiTheme="minorHAnsi" w:hAnsiTheme="minorHAnsi" w:cstheme="minorHAnsi"/>
          <w:color w:val="auto"/>
          <w:sz w:val="22"/>
          <w:szCs w:val="22"/>
        </w:rPr>
        <w:t>.</w:t>
      </w:r>
      <w:r w:rsidRPr="00D47776">
        <w:rPr>
          <w:rFonts w:asciiTheme="minorHAnsi" w:hAnsiTheme="minorHAnsi" w:cstheme="minorHAnsi"/>
          <w:color w:val="auto"/>
          <w:sz w:val="22"/>
          <w:szCs w:val="22"/>
        </w:rPr>
        <w:t xml:space="preserve"> 27 a samostatnou vědeckovýzkumnou činnost doktoranda, související s řešením jeho disertační práce podle čl</w:t>
      </w:r>
      <w:r w:rsidR="0004793E" w:rsidRPr="00D47776">
        <w:rPr>
          <w:rFonts w:asciiTheme="minorHAnsi" w:hAnsiTheme="minorHAnsi" w:cstheme="minorHAnsi"/>
          <w:color w:val="auto"/>
          <w:sz w:val="22"/>
          <w:szCs w:val="22"/>
        </w:rPr>
        <w:t>.</w:t>
      </w:r>
      <w:r w:rsidRPr="00D47776">
        <w:rPr>
          <w:rFonts w:asciiTheme="minorHAnsi" w:hAnsiTheme="minorHAnsi" w:cstheme="minorHAnsi"/>
          <w:color w:val="auto"/>
          <w:sz w:val="22"/>
          <w:szCs w:val="22"/>
        </w:rPr>
        <w:t xml:space="preserve"> 28. Obsah ISP je stanoven na</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závazném formuláři.</w:t>
      </w:r>
    </w:p>
    <w:p w14:paraId="4904F7DD" w14:textId="77777777" w:rsidR="0006084F" w:rsidRPr="00D47776" w:rsidRDefault="005B2C93" w:rsidP="00A235E9">
      <w:pPr>
        <w:pStyle w:val="Normln10"/>
        <w:numPr>
          <w:ilvl w:val="0"/>
          <w:numId w:val="40"/>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Název disertační práce a její obsah je stanoven podle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28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3 a je doplněn do ISP.</w:t>
      </w:r>
    </w:p>
    <w:p w14:paraId="4904F7DE" w14:textId="77777777" w:rsidR="0006084F" w:rsidRPr="00D47776" w:rsidRDefault="00EB1FD2" w:rsidP="00A235E9">
      <w:pPr>
        <w:pStyle w:val="Normln10"/>
        <w:numPr>
          <w:ilvl w:val="0"/>
          <w:numId w:val="40"/>
        </w:numPr>
        <w:spacing w:afterLines="40" w:after="96"/>
        <w:ind w:left="426"/>
        <w:rPr>
          <w:rFonts w:asciiTheme="minorHAnsi" w:hAnsiTheme="minorHAnsi" w:cstheme="minorHAnsi"/>
          <w:color w:val="auto"/>
          <w:sz w:val="22"/>
          <w:szCs w:val="22"/>
        </w:rPr>
      </w:pPr>
      <w:r w:rsidRPr="00D47776">
        <w:rPr>
          <w:rFonts w:asciiTheme="minorHAnsi" w:hAnsiTheme="minorHAnsi"/>
          <w:color w:val="auto"/>
          <w:sz w:val="22"/>
        </w:rPr>
        <w:t>Součástí náplně ISP doktoranda v prezenční formě studia může být pedagogická praxe, sloužící především k rozvinutí prezentačních dovedností.</w:t>
      </w:r>
      <w:r w:rsidRPr="00D47776">
        <w:rPr>
          <w:rFonts w:asciiTheme="minorHAnsi" w:hAnsiTheme="minorHAnsi" w:cstheme="minorHAnsi"/>
          <w:color w:val="auto"/>
          <w:sz w:val="22"/>
          <w:szCs w:val="22"/>
        </w:rPr>
        <w:t xml:space="preserve"> </w:t>
      </w:r>
    </w:p>
    <w:p w14:paraId="4904F7DF" w14:textId="77777777" w:rsidR="005B2C93" w:rsidRPr="00D47776" w:rsidRDefault="005B2C93" w:rsidP="00A235E9">
      <w:pPr>
        <w:pStyle w:val="Normln10"/>
        <w:numPr>
          <w:ilvl w:val="0"/>
          <w:numId w:val="40"/>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Změny v ISP nebo ve studiu studijního programu mohou představovat</w:t>
      </w:r>
      <w:r w:rsidR="0023326F" w:rsidRPr="00D47776">
        <w:rPr>
          <w:rFonts w:asciiTheme="minorHAnsi" w:hAnsiTheme="minorHAnsi" w:cstheme="minorHAnsi"/>
          <w:color w:val="auto"/>
          <w:sz w:val="22"/>
          <w:szCs w:val="22"/>
        </w:rPr>
        <w:t xml:space="preserve"> zejména</w:t>
      </w:r>
      <w:r w:rsidRPr="00D47776">
        <w:rPr>
          <w:rFonts w:asciiTheme="minorHAnsi" w:hAnsiTheme="minorHAnsi" w:cstheme="minorHAnsi"/>
          <w:color w:val="auto"/>
          <w:sz w:val="22"/>
          <w:szCs w:val="22"/>
        </w:rPr>
        <w:t>:</w:t>
      </w:r>
    </w:p>
    <w:p w14:paraId="4904F7E0" w14:textId="77777777" w:rsidR="005B2C93" w:rsidRPr="00D47776" w:rsidRDefault="005B2C93" w:rsidP="00A235E9">
      <w:pPr>
        <w:pStyle w:val="Normln10"/>
        <w:widowControl w:val="0"/>
        <w:numPr>
          <w:ilvl w:val="0"/>
          <w:numId w:val="32"/>
        </w:numPr>
        <w:spacing w:afterLines="40" w:after="96"/>
        <w:ind w:left="993"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změnu obsahové náplně ISP – navrhovanou změnu v ISP povoluje předseda ORO na základě návrhu školitele v souvislosti s upřesněním ISP,</w:t>
      </w:r>
    </w:p>
    <w:p w14:paraId="4904F7E1" w14:textId="77777777" w:rsidR="005B2C93" w:rsidRPr="00D47776" w:rsidRDefault="005B2C93" w:rsidP="00A235E9">
      <w:pPr>
        <w:pStyle w:val="Normln10"/>
        <w:widowControl w:val="0"/>
        <w:numPr>
          <w:ilvl w:val="0"/>
          <w:numId w:val="32"/>
        </w:numPr>
        <w:spacing w:afterLines="40" w:after="96"/>
        <w:ind w:left="993"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změnu časového harmonogramu ISP (prodloužení studia) </w:t>
      </w:r>
      <w:r w:rsidR="0017118B" w:rsidRPr="00D47776">
        <w:rPr>
          <w:rFonts w:asciiTheme="minorHAnsi" w:hAnsiTheme="minorHAnsi" w:cstheme="minorHAnsi"/>
          <w:color w:val="auto"/>
          <w:sz w:val="22"/>
          <w:szCs w:val="22"/>
        </w:rPr>
        <w:t xml:space="preserve">– </w:t>
      </w:r>
      <w:r w:rsidRPr="00D47776">
        <w:rPr>
          <w:rFonts w:asciiTheme="minorHAnsi" w:hAnsiTheme="minorHAnsi" w:cstheme="minorHAnsi"/>
          <w:color w:val="auto"/>
          <w:sz w:val="22"/>
          <w:szCs w:val="22"/>
        </w:rPr>
        <w:t>povoluje děkan na základě žádosti doporučené školitelem a vedoucím školicího pracoviště; školitel přikládá návrh na úpravu harmonogramu ISP, odsouhlasený předsedou ORO,</w:t>
      </w:r>
    </w:p>
    <w:p w14:paraId="4904F7E2" w14:textId="6F6FD388" w:rsidR="005B2C93" w:rsidRPr="00D47776" w:rsidRDefault="005B2C93" w:rsidP="00A235E9">
      <w:pPr>
        <w:pStyle w:val="Normln10"/>
        <w:widowControl w:val="0"/>
        <w:numPr>
          <w:ilvl w:val="0"/>
          <w:numId w:val="32"/>
        </w:numPr>
        <w:spacing w:afterLines="40" w:after="96"/>
        <w:ind w:left="993"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přerušení studia </w:t>
      </w:r>
      <w:ins w:id="46" w:author="Zeman, Jan" w:date="2026-02-22T19:37:00Z">
        <w:r w:rsidR="00114628" w:rsidRPr="00114628">
          <w:rPr>
            <w:rFonts w:asciiTheme="minorHAnsi" w:hAnsiTheme="minorHAnsi" w:cstheme="minorHAnsi"/>
            <w:color w:val="auto"/>
            <w:sz w:val="22"/>
            <w:szCs w:val="22"/>
            <w:rPrChange w:id="47" w:author="Zeman, Jan" w:date="2026-02-22T19:37:00Z" w16du:dateUtc="2026-02-22T18:37:00Z">
              <w:rPr>
                <w:rFonts w:asciiTheme="minorHAnsi" w:hAnsiTheme="minorHAnsi" w:cstheme="minorHAnsi"/>
                <w:b/>
                <w:bCs/>
                <w:color w:val="auto"/>
                <w:sz w:val="22"/>
                <w:szCs w:val="22"/>
              </w:rPr>
            </w:rPrChange>
          </w:rPr>
          <w:t>nebo ukončení přerušení studia</w:t>
        </w:r>
      </w:ins>
      <w:ins w:id="48" w:author="Zeman, Jan" w:date="2026-02-22T19:38:00Z" w16du:dateUtc="2026-02-22T18:38:00Z">
        <w:r w:rsidR="00114628">
          <w:rPr>
            <w:rFonts w:asciiTheme="minorHAnsi" w:hAnsiTheme="minorHAnsi" w:cstheme="minorHAnsi"/>
            <w:color w:val="auto"/>
            <w:sz w:val="22"/>
            <w:szCs w:val="22"/>
          </w:rPr>
          <w:t xml:space="preserve"> </w:t>
        </w:r>
      </w:ins>
      <w:r w:rsidRPr="00D47776">
        <w:rPr>
          <w:rFonts w:asciiTheme="minorHAnsi" w:hAnsiTheme="minorHAnsi" w:cstheme="minorHAnsi"/>
          <w:color w:val="auto"/>
          <w:sz w:val="22"/>
          <w:szCs w:val="22"/>
        </w:rPr>
        <w:t>– povoluje děkan na základě žádosti doktoranda,</w:t>
      </w:r>
    </w:p>
    <w:p w14:paraId="4904F7E3" w14:textId="3024BD11" w:rsidR="005B2C93" w:rsidRPr="00D47776" w:rsidRDefault="005B2C93" w:rsidP="00A235E9">
      <w:pPr>
        <w:pStyle w:val="Normln10"/>
        <w:widowControl w:val="0"/>
        <w:numPr>
          <w:ilvl w:val="0"/>
          <w:numId w:val="32"/>
        </w:numPr>
        <w:spacing w:afterLines="40" w:after="96"/>
        <w:ind w:left="993"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změnu formy studia – povoluje děkan na základě žádosti </w:t>
      </w:r>
      <w:r w:rsidR="00141908">
        <w:rPr>
          <w:rFonts w:asciiTheme="minorHAnsi" w:hAnsiTheme="minorHAnsi" w:cstheme="minorHAnsi"/>
          <w:color w:val="auto"/>
          <w:sz w:val="22"/>
          <w:szCs w:val="22"/>
        </w:rPr>
        <w:t>doktoranda</w:t>
      </w:r>
      <w:r w:rsidRPr="00D47776">
        <w:rPr>
          <w:rFonts w:asciiTheme="minorHAnsi" w:hAnsiTheme="minorHAnsi" w:cstheme="minorHAnsi"/>
          <w:color w:val="auto"/>
          <w:sz w:val="22"/>
          <w:szCs w:val="22"/>
        </w:rPr>
        <w:t>,</w:t>
      </w:r>
    </w:p>
    <w:p w14:paraId="4904F7E4" w14:textId="77777777" w:rsidR="005B2C93" w:rsidRPr="00D47776" w:rsidRDefault="005B2C93" w:rsidP="00A235E9">
      <w:pPr>
        <w:pStyle w:val="Normln10"/>
        <w:widowControl w:val="0"/>
        <w:numPr>
          <w:ilvl w:val="0"/>
          <w:numId w:val="32"/>
        </w:numPr>
        <w:spacing w:afterLines="40" w:after="96"/>
        <w:ind w:left="993"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změna školitele – povoluje se souhlasem ORO děkan na základě žádosti doktoranda nebo školitele.</w:t>
      </w:r>
    </w:p>
    <w:p w14:paraId="4904F7E5" w14:textId="45AD8E86" w:rsidR="00691A39" w:rsidRPr="00566888" w:rsidRDefault="005B2C93" w:rsidP="00CB3988">
      <w:pPr>
        <w:pStyle w:val="Normln10"/>
        <w:numPr>
          <w:ilvl w:val="0"/>
          <w:numId w:val="40"/>
        </w:numPr>
        <w:spacing w:afterLines="40" w:after="96"/>
        <w:ind w:left="426"/>
        <w:rPr>
          <w:rFonts w:asciiTheme="minorHAnsi" w:hAnsiTheme="minorHAnsi" w:cstheme="minorHAnsi"/>
          <w:color w:val="auto"/>
          <w:sz w:val="22"/>
          <w:szCs w:val="22"/>
        </w:rPr>
      </w:pPr>
      <w:r w:rsidRPr="00141908">
        <w:rPr>
          <w:rFonts w:asciiTheme="minorHAnsi" w:hAnsiTheme="minorHAnsi" w:cstheme="minorHAnsi"/>
          <w:color w:val="auto"/>
          <w:sz w:val="22"/>
          <w:szCs w:val="22"/>
        </w:rPr>
        <w:t xml:space="preserve">Změny </w:t>
      </w:r>
      <w:r w:rsidR="00141908" w:rsidRPr="00141908">
        <w:rPr>
          <w:rFonts w:asciiTheme="minorHAnsi" w:hAnsiTheme="minorHAnsi" w:cstheme="minorHAnsi"/>
          <w:color w:val="auto"/>
          <w:sz w:val="22"/>
          <w:szCs w:val="22"/>
        </w:rPr>
        <w:t>podle odstavce 5 písm. a) předkládá školitel po projednání s doktorandem, změny podle odstavce 5 písm. b) až d) jsou možné pouze na základě písemné žádosti doktoranda adresované děkanovi. Školitel je povinen změnu ISP předložit předsedovi ORO ke schválení nejpozději</w:t>
      </w:r>
      <w:r w:rsidR="00141908">
        <w:rPr>
          <w:rFonts w:asciiTheme="minorHAnsi" w:hAnsiTheme="minorHAnsi" w:cstheme="minorHAnsi"/>
          <w:color w:val="auto"/>
          <w:sz w:val="22"/>
          <w:szCs w:val="22"/>
        </w:rPr>
        <w:t xml:space="preserve"> </w:t>
      </w:r>
      <w:r w:rsidR="00141908" w:rsidRPr="00141908">
        <w:rPr>
          <w:rFonts w:asciiTheme="minorHAnsi" w:hAnsiTheme="minorHAnsi" w:cstheme="minorHAnsi"/>
          <w:color w:val="auto"/>
          <w:sz w:val="22"/>
          <w:szCs w:val="22"/>
        </w:rPr>
        <w:t>do jednoho měsíce ode dne, kdy ORO dle článku 21 odst. 2 písm. j) posoudila ISP jako neaktuální.</w:t>
      </w:r>
    </w:p>
    <w:p w14:paraId="4904F7E6" w14:textId="77777777" w:rsidR="005B2C93" w:rsidRPr="00D47776" w:rsidRDefault="005B2C93" w:rsidP="00A235E9">
      <w:pPr>
        <w:pStyle w:val="Normln10"/>
        <w:numPr>
          <w:ilvl w:val="0"/>
          <w:numId w:val="40"/>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ISP respektuje standardní dobu studia.</w:t>
      </w:r>
    </w:p>
    <w:p w14:paraId="4904F7E7" w14:textId="722D6B00" w:rsidR="0023326F" w:rsidRPr="00D47776" w:rsidRDefault="007323DE" w:rsidP="00A235E9">
      <w:pPr>
        <w:pStyle w:val="Normln10"/>
        <w:numPr>
          <w:ilvl w:val="0"/>
          <w:numId w:val="40"/>
        </w:numPr>
        <w:spacing w:afterLines="40" w:after="96"/>
        <w:ind w:left="426"/>
        <w:rPr>
          <w:rFonts w:asciiTheme="minorHAnsi" w:hAnsiTheme="minorHAnsi" w:cstheme="minorHAnsi"/>
          <w:color w:val="auto"/>
          <w:sz w:val="22"/>
          <w:szCs w:val="22"/>
        </w:rPr>
      </w:pPr>
      <w:r w:rsidRPr="00E42DB7">
        <w:rPr>
          <w:rFonts w:asciiTheme="minorHAnsi" w:hAnsiTheme="minorHAnsi" w:cstheme="minorHAnsi"/>
          <w:sz w:val="22"/>
          <w:szCs w:val="22"/>
        </w:rPr>
        <w:lastRenderedPageBreak/>
        <w:t>Součástí povinností studenta v doktorském studijním programu je absolvování studia na zahraniční instituci v délce nejméně jednoho měsíce nebo jiné formy přímé účasti studenta na mezinárodní spolupráci, zejména účast na mezinárodním tvůrčím projektu s výsledky publikovanými nebo prezentovanými v zahraničí</w:t>
      </w:r>
      <w:r w:rsidR="0023326F" w:rsidRPr="00D47776">
        <w:rPr>
          <w:rFonts w:asciiTheme="minorHAnsi" w:hAnsiTheme="minorHAnsi"/>
          <w:color w:val="auto"/>
          <w:sz w:val="22"/>
        </w:rPr>
        <w:t>.</w:t>
      </w:r>
    </w:p>
    <w:p w14:paraId="1A85B538" w14:textId="77777777" w:rsidR="00141908" w:rsidRPr="00141908" w:rsidRDefault="00141908" w:rsidP="00401798">
      <w:pPr>
        <w:pStyle w:val="Normln10"/>
        <w:keepNext/>
        <w:spacing w:afterLines="40" w:after="96"/>
        <w:ind w:left="454" w:hanging="454"/>
        <w:jc w:val="center"/>
        <w:rPr>
          <w:rFonts w:asciiTheme="minorHAnsi" w:hAnsiTheme="minorHAnsi" w:cstheme="minorHAnsi"/>
          <w:b/>
          <w:color w:val="auto"/>
          <w:sz w:val="22"/>
          <w:szCs w:val="22"/>
        </w:rPr>
      </w:pPr>
      <w:r w:rsidRPr="00141908">
        <w:rPr>
          <w:rFonts w:asciiTheme="minorHAnsi" w:hAnsiTheme="minorHAnsi" w:cstheme="minorHAnsi"/>
          <w:b/>
          <w:color w:val="auto"/>
          <w:sz w:val="22"/>
          <w:szCs w:val="22"/>
        </w:rPr>
        <w:t>Článek 26a</w:t>
      </w:r>
    </w:p>
    <w:p w14:paraId="0E0338B9" w14:textId="27DBC1F6" w:rsidR="0051239A" w:rsidRDefault="00141908" w:rsidP="00141908">
      <w:pPr>
        <w:pStyle w:val="Normln10"/>
        <w:spacing w:afterLines="40" w:after="96"/>
        <w:ind w:left="454" w:hanging="454"/>
        <w:jc w:val="center"/>
        <w:rPr>
          <w:rFonts w:asciiTheme="minorHAnsi" w:hAnsiTheme="minorHAnsi" w:cstheme="minorHAnsi"/>
          <w:b/>
          <w:color w:val="auto"/>
          <w:sz w:val="22"/>
          <w:szCs w:val="22"/>
        </w:rPr>
      </w:pPr>
      <w:r w:rsidRPr="00141908">
        <w:rPr>
          <w:rFonts w:asciiTheme="minorHAnsi" w:hAnsiTheme="minorHAnsi" w:cstheme="minorHAnsi"/>
          <w:b/>
          <w:color w:val="auto"/>
          <w:sz w:val="22"/>
          <w:szCs w:val="22"/>
        </w:rPr>
        <w:t>Kontrola průběhu studia</w:t>
      </w:r>
    </w:p>
    <w:p w14:paraId="0505FB3A" w14:textId="5CD79272" w:rsidR="00141908" w:rsidRPr="00141908" w:rsidRDefault="00141908" w:rsidP="00566888">
      <w:pPr>
        <w:pStyle w:val="Normln10"/>
        <w:numPr>
          <w:ilvl w:val="0"/>
          <w:numId w:val="62"/>
        </w:numPr>
        <w:spacing w:afterLines="40" w:after="96"/>
        <w:rPr>
          <w:rFonts w:asciiTheme="minorHAnsi" w:hAnsiTheme="minorHAnsi" w:cstheme="minorHAnsi"/>
          <w:sz w:val="22"/>
          <w:szCs w:val="22"/>
        </w:rPr>
      </w:pPr>
      <w:r w:rsidRPr="00141908">
        <w:rPr>
          <w:rFonts w:asciiTheme="minorHAnsi" w:hAnsiTheme="minorHAnsi" w:cstheme="minorHAnsi"/>
          <w:sz w:val="22"/>
          <w:szCs w:val="22"/>
        </w:rPr>
        <w:t>ORO provádí kontrolu plnění ISP zpravidla jedenkrát ročně.</w:t>
      </w:r>
    </w:p>
    <w:p w14:paraId="51838276" w14:textId="1372D7BA" w:rsidR="00141908" w:rsidRDefault="00141908" w:rsidP="00566888">
      <w:pPr>
        <w:pStyle w:val="Normln10"/>
        <w:numPr>
          <w:ilvl w:val="0"/>
          <w:numId w:val="62"/>
        </w:numPr>
        <w:spacing w:afterLines="40" w:after="96"/>
        <w:rPr>
          <w:rFonts w:asciiTheme="minorHAnsi" w:hAnsiTheme="minorHAnsi" w:cstheme="minorHAnsi"/>
          <w:sz w:val="22"/>
          <w:szCs w:val="22"/>
        </w:rPr>
      </w:pPr>
      <w:r w:rsidRPr="00141908">
        <w:rPr>
          <w:rFonts w:asciiTheme="minorHAnsi" w:hAnsiTheme="minorHAnsi" w:cstheme="minorHAnsi"/>
          <w:sz w:val="22"/>
          <w:szCs w:val="22"/>
        </w:rPr>
        <w:t>Výsledkem kontroly je jeden z následujících závěrů:</w:t>
      </w:r>
    </w:p>
    <w:p w14:paraId="37CAAEDF" w14:textId="06C50C5B" w:rsidR="00626F4C" w:rsidRDefault="00626F4C" w:rsidP="00626F4C">
      <w:pPr>
        <w:pStyle w:val="Normln10"/>
        <w:numPr>
          <w:ilvl w:val="2"/>
          <w:numId w:val="62"/>
        </w:numPr>
        <w:spacing w:afterLines="40" w:after="96"/>
        <w:ind w:left="993"/>
        <w:rPr>
          <w:rFonts w:asciiTheme="minorHAnsi" w:hAnsiTheme="minorHAnsi" w:cstheme="minorHAnsi"/>
          <w:sz w:val="22"/>
          <w:szCs w:val="22"/>
        </w:rPr>
      </w:pPr>
      <w:r>
        <w:rPr>
          <w:rFonts w:asciiTheme="minorHAnsi" w:hAnsiTheme="minorHAnsi" w:cstheme="minorHAnsi"/>
          <w:sz w:val="22"/>
          <w:szCs w:val="22"/>
        </w:rPr>
        <w:t>Student studuje v souladu s ISP.</w:t>
      </w:r>
    </w:p>
    <w:p w14:paraId="14CF72BA" w14:textId="048206FD" w:rsidR="00141908" w:rsidRDefault="00141908" w:rsidP="00626F4C">
      <w:pPr>
        <w:pStyle w:val="Normln10"/>
        <w:numPr>
          <w:ilvl w:val="2"/>
          <w:numId w:val="62"/>
        </w:numPr>
        <w:spacing w:afterLines="40" w:after="96"/>
        <w:ind w:left="993"/>
        <w:rPr>
          <w:rFonts w:asciiTheme="minorHAnsi" w:hAnsiTheme="minorHAnsi" w:cstheme="minorHAnsi"/>
          <w:sz w:val="22"/>
          <w:szCs w:val="22"/>
        </w:rPr>
      </w:pPr>
      <w:r w:rsidRPr="00626F4C">
        <w:rPr>
          <w:rFonts w:asciiTheme="minorHAnsi" w:hAnsiTheme="minorHAnsi" w:cstheme="minorHAnsi"/>
          <w:sz w:val="22"/>
          <w:szCs w:val="22"/>
        </w:rPr>
        <w:t>Student neplní méně závažným způsobem ISP.</w:t>
      </w:r>
    </w:p>
    <w:p w14:paraId="0B52C159" w14:textId="5BFA546C" w:rsidR="00626F4C" w:rsidRDefault="00626F4C" w:rsidP="00626F4C">
      <w:pPr>
        <w:pStyle w:val="Normln10"/>
        <w:numPr>
          <w:ilvl w:val="2"/>
          <w:numId w:val="62"/>
        </w:numPr>
        <w:spacing w:afterLines="40" w:after="96"/>
        <w:ind w:left="993"/>
        <w:rPr>
          <w:rFonts w:asciiTheme="minorHAnsi" w:hAnsiTheme="minorHAnsi" w:cstheme="minorHAnsi"/>
          <w:sz w:val="22"/>
          <w:szCs w:val="22"/>
        </w:rPr>
      </w:pPr>
      <w:r>
        <w:rPr>
          <w:rFonts w:asciiTheme="minorHAnsi" w:hAnsiTheme="minorHAnsi" w:cstheme="minorHAnsi"/>
          <w:sz w:val="22"/>
          <w:szCs w:val="22"/>
        </w:rPr>
        <w:t xml:space="preserve">Student </w:t>
      </w:r>
      <w:r w:rsidRPr="00141908">
        <w:rPr>
          <w:rFonts w:asciiTheme="minorHAnsi" w:hAnsiTheme="minorHAnsi" w:cstheme="minorHAnsi"/>
          <w:sz w:val="22"/>
          <w:szCs w:val="22"/>
        </w:rPr>
        <w:t>závažným způsobem neplní studijní povinnosti vyplývající z jeho ISP. V</w:t>
      </w:r>
      <w:del w:id="49" w:author="Klusáková Barbora" w:date="2026-02-02T09:41:00Z">
        <w:r w:rsidDel="0026619D">
          <w:rPr>
            <w:rFonts w:asciiTheme="minorHAnsi" w:hAnsiTheme="minorHAnsi" w:cstheme="minorHAnsi"/>
            <w:sz w:val="22"/>
            <w:szCs w:val="22"/>
          </w:rPr>
          <w:delText> </w:delText>
        </w:r>
      </w:del>
      <w:ins w:id="50" w:author="Klusáková Barbora" w:date="2026-02-02T09:41:00Z">
        <w:r w:rsidR="0026619D">
          <w:rPr>
            <w:rFonts w:asciiTheme="minorHAnsi" w:hAnsiTheme="minorHAnsi" w:cstheme="minorHAnsi"/>
            <w:sz w:val="22"/>
            <w:szCs w:val="22"/>
          </w:rPr>
          <w:t> </w:t>
        </w:r>
      </w:ins>
      <w:r w:rsidRPr="00141908">
        <w:rPr>
          <w:rFonts w:asciiTheme="minorHAnsi" w:hAnsiTheme="minorHAnsi" w:cstheme="minorHAnsi"/>
          <w:sz w:val="22"/>
          <w:szCs w:val="22"/>
        </w:rPr>
        <w:t>případě</w:t>
      </w:r>
      <w:ins w:id="51" w:author="Klusáková Barbora" w:date="2026-02-02T09:41:00Z">
        <w:r w:rsidR="0026619D">
          <w:rPr>
            <w:rFonts w:asciiTheme="minorHAnsi" w:hAnsiTheme="minorHAnsi" w:cstheme="minorHAnsi"/>
            <w:sz w:val="22"/>
            <w:szCs w:val="22"/>
          </w:rPr>
          <w:t>, že se jedná o studenta</w:t>
        </w:r>
      </w:ins>
      <w:del w:id="52" w:author="Klusáková Barbora" w:date="2026-02-02T09:41:00Z">
        <w:r w:rsidDel="003A6273">
          <w:rPr>
            <w:rFonts w:asciiTheme="minorHAnsi" w:hAnsiTheme="minorHAnsi" w:cstheme="minorHAnsi"/>
            <w:sz w:val="22"/>
            <w:szCs w:val="22"/>
          </w:rPr>
          <w:delText xml:space="preserve"> </w:delText>
        </w:r>
        <w:r w:rsidRPr="00141908" w:rsidDel="003A6273">
          <w:rPr>
            <w:rFonts w:asciiTheme="minorHAnsi" w:hAnsiTheme="minorHAnsi" w:cstheme="minorHAnsi"/>
            <w:sz w:val="22"/>
            <w:szCs w:val="22"/>
          </w:rPr>
          <w:delText>studia</w:delText>
        </w:r>
      </w:del>
      <w:r w:rsidRPr="00141908">
        <w:rPr>
          <w:rFonts w:asciiTheme="minorHAnsi" w:hAnsiTheme="minorHAnsi" w:cstheme="minorHAnsi"/>
          <w:sz w:val="22"/>
          <w:szCs w:val="22"/>
        </w:rPr>
        <w:t xml:space="preserve"> v</w:t>
      </w:r>
      <w:r>
        <w:rPr>
          <w:rFonts w:asciiTheme="minorHAnsi" w:hAnsiTheme="minorHAnsi" w:cstheme="minorHAnsi"/>
          <w:sz w:val="22"/>
          <w:szCs w:val="22"/>
        </w:rPr>
        <w:t> </w:t>
      </w:r>
      <w:r w:rsidRPr="00141908">
        <w:rPr>
          <w:rFonts w:asciiTheme="minorHAnsi" w:hAnsiTheme="minorHAnsi" w:cstheme="minorHAnsi"/>
          <w:sz w:val="22"/>
          <w:szCs w:val="22"/>
        </w:rPr>
        <w:t xml:space="preserve">prezenční formě </w:t>
      </w:r>
      <w:ins w:id="53" w:author="Klusáková Barbora" w:date="2026-02-02T09:41:00Z">
        <w:r w:rsidR="003A6273">
          <w:rPr>
            <w:rFonts w:asciiTheme="minorHAnsi" w:hAnsiTheme="minorHAnsi" w:cstheme="minorHAnsi"/>
            <w:sz w:val="22"/>
            <w:szCs w:val="22"/>
          </w:rPr>
          <w:t xml:space="preserve">studia, </w:t>
        </w:r>
      </w:ins>
      <w:ins w:id="54" w:author="Klusáková Barbora" w:date="2026-02-02T09:42:00Z">
        <w:r w:rsidR="003A6273">
          <w:rPr>
            <w:rFonts w:asciiTheme="minorHAnsi" w:hAnsiTheme="minorHAnsi" w:cstheme="minorHAnsi"/>
            <w:sz w:val="22"/>
            <w:szCs w:val="22"/>
          </w:rPr>
          <w:t xml:space="preserve">jemuž bylo přiznáno doktorské stipendium, </w:t>
        </w:r>
      </w:ins>
      <w:r w:rsidRPr="00141908">
        <w:rPr>
          <w:rFonts w:asciiTheme="minorHAnsi" w:hAnsiTheme="minorHAnsi" w:cstheme="minorHAnsi"/>
          <w:sz w:val="22"/>
          <w:szCs w:val="22"/>
        </w:rPr>
        <w:t xml:space="preserve">navrhne ORO zároveň snížení </w:t>
      </w:r>
      <w:ins w:id="55" w:author="Klusáková Barbora" w:date="2026-02-02T09:42:00Z">
        <w:r w:rsidR="003A6273">
          <w:rPr>
            <w:rFonts w:asciiTheme="minorHAnsi" w:hAnsiTheme="minorHAnsi" w:cstheme="minorHAnsi"/>
            <w:sz w:val="22"/>
            <w:szCs w:val="22"/>
          </w:rPr>
          <w:t xml:space="preserve">nebo odejmutí </w:t>
        </w:r>
      </w:ins>
      <w:r w:rsidRPr="00141908">
        <w:rPr>
          <w:rFonts w:asciiTheme="minorHAnsi" w:hAnsiTheme="minorHAnsi" w:cstheme="minorHAnsi"/>
          <w:sz w:val="22"/>
          <w:szCs w:val="22"/>
        </w:rPr>
        <w:t xml:space="preserve">doktorského </w:t>
      </w:r>
      <w:del w:id="56" w:author="Klusáková Barbora" w:date="2026-02-02T09:42:00Z">
        <w:r w:rsidRPr="00141908" w:rsidDel="003A6273">
          <w:rPr>
            <w:rFonts w:asciiTheme="minorHAnsi" w:hAnsiTheme="minorHAnsi" w:cstheme="minorHAnsi"/>
            <w:sz w:val="22"/>
            <w:szCs w:val="22"/>
          </w:rPr>
          <w:delText>studijního příjmu</w:delText>
        </w:r>
      </w:del>
      <w:ins w:id="57" w:author="Klusáková Barbora" w:date="2026-02-02T09:42:00Z">
        <w:r w:rsidR="003A6273">
          <w:rPr>
            <w:rFonts w:asciiTheme="minorHAnsi" w:hAnsiTheme="minorHAnsi" w:cstheme="minorHAnsi"/>
            <w:sz w:val="22"/>
            <w:szCs w:val="22"/>
          </w:rPr>
          <w:t>stipendia</w:t>
        </w:r>
      </w:ins>
      <w:r>
        <w:rPr>
          <w:rFonts w:asciiTheme="minorHAnsi" w:hAnsiTheme="minorHAnsi" w:cstheme="minorHAnsi"/>
          <w:sz w:val="22"/>
          <w:szCs w:val="22"/>
        </w:rPr>
        <w:t xml:space="preserve"> </w:t>
      </w:r>
      <w:r w:rsidRPr="00141908">
        <w:rPr>
          <w:rFonts w:asciiTheme="minorHAnsi" w:hAnsiTheme="minorHAnsi" w:cstheme="minorHAnsi"/>
          <w:sz w:val="22"/>
          <w:szCs w:val="22"/>
        </w:rPr>
        <w:t>a stanoví datum další kontroly plnění IS</w:t>
      </w:r>
      <w:r>
        <w:rPr>
          <w:rFonts w:asciiTheme="minorHAnsi" w:hAnsiTheme="minorHAnsi" w:cstheme="minorHAnsi"/>
          <w:sz w:val="22"/>
          <w:szCs w:val="22"/>
        </w:rPr>
        <w:t>P.</w:t>
      </w:r>
    </w:p>
    <w:p w14:paraId="702C08A7" w14:textId="344A5BD4" w:rsidR="00566888" w:rsidRPr="00626F4C" w:rsidRDefault="00626F4C" w:rsidP="00626F4C">
      <w:pPr>
        <w:pStyle w:val="Normln10"/>
        <w:numPr>
          <w:ilvl w:val="2"/>
          <w:numId w:val="62"/>
        </w:numPr>
        <w:spacing w:afterLines="40" w:after="96"/>
        <w:ind w:left="993"/>
        <w:rPr>
          <w:rFonts w:asciiTheme="minorHAnsi" w:hAnsiTheme="minorHAnsi" w:cstheme="minorHAnsi"/>
          <w:sz w:val="22"/>
          <w:szCs w:val="22"/>
        </w:rPr>
      </w:pPr>
      <w:r>
        <w:rPr>
          <w:rFonts w:asciiTheme="minorHAnsi" w:hAnsiTheme="minorHAnsi" w:cstheme="minorHAnsi"/>
          <w:sz w:val="22"/>
          <w:szCs w:val="22"/>
        </w:rPr>
        <w:t>S</w:t>
      </w:r>
      <w:r w:rsidRPr="00566888">
        <w:rPr>
          <w:rFonts w:asciiTheme="minorHAnsi" w:hAnsiTheme="minorHAnsi" w:cstheme="minorHAnsi"/>
          <w:sz w:val="22"/>
          <w:szCs w:val="22"/>
        </w:rPr>
        <w:t>tudent opakovaně nebo mimořádně závažným způsobem neplní studijní povinnosti</w:t>
      </w:r>
      <w:r>
        <w:rPr>
          <w:rFonts w:asciiTheme="minorHAnsi" w:hAnsiTheme="minorHAnsi" w:cstheme="minorHAnsi"/>
          <w:sz w:val="22"/>
          <w:szCs w:val="22"/>
        </w:rPr>
        <w:t xml:space="preserve"> </w:t>
      </w:r>
      <w:r w:rsidRPr="00566888">
        <w:rPr>
          <w:rFonts w:asciiTheme="minorHAnsi" w:hAnsiTheme="minorHAnsi" w:cstheme="minorHAnsi"/>
          <w:sz w:val="22"/>
          <w:szCs w:val="22"/>
        </w:rPr>
        <w:t>vyplývající z jeho ISP</w:t>
      </w:r>
      <w:ins w:id="58" w:author="Klusáková Barbora" w:date="2026-02-02T09:44:00Z">
        <w:r w:rsidR="003A6273">
          <w:rPr>
            <w:rFonts w:asciiTheme="minorHAnsi" w:hAnsiTheme="minorHAnsi" w:cstheme="minorHAnsi"/>
            <w:sz w:val="22"/>
            <w:szCs w:val="22"/>
          </w:rPr>
          <w:t>. V takovém případě</w:t>
        </w:r>
      </w:ins>
      <w:del w:id="59" w:author="Klusáková Barbora" w:date="2026-02-02T09:44:00Z">
        <w:r w:rsidRPr="00566888" w:rsidDel="003A6273">
          <w:rPr>
            <w:rFonts w:asciiTheme="minorHAnsi" w:hAnsiTheme="minorHAnsi" w:cstheme="minorHAnsi"/>
            <w:sz w:val="22"/>
            <w:szCs w:val="22"/>
          </w:rPr>
          <w:delText>,</w:delText>
        </w:r>
      </w:del>
      <w:r w:rsidRPr="00566888">
        <w:rPr>
          <w:rFonts w:asciiTheme="minorHAnsi" w:hAnsiTheme="minorHAnsi" w:cstheme="minorHAnsi"/>
          <w:sz w:val="22"/>
          <w:szCs w:val="22"/>
        </w:rPr>
        <w:t xml:space="preserve"> </w:t>
      </w:r>
      <w:ins w:id="60" w:author="Klusáková Barbora" w:date="2026-02-02T09:44:00Z">
        <w:r w:rsidR="003A6273">
          <w:rPr>
            <w:rFonts w:asciiTheme="minorHAnsi" w:hAnsiTheme="minorHAnsi" w:cstheme="minorHAnsi"/>
            <w:sz w:val="22"/>
            <w:szCs w:val="22"/>
          </w:rPr>
          <w:t xml:space="preserve">může </w:t>
        </w:r>
      </w:ins>
      <w:r w:rsidRPr="00566888">
        <w:rPr>
          <w:rFonts w:asciiTheme="minorHAnsi" w:hAnsiTheme="minorHAnsi" w:cstheme="minorHAnsi"/>
          <w:sz w:val="22"/>
          <w:szCs w:val="22"/>
        </w:rPr>
        <w:t>ORO navrh</w:t>
      </w:r>
      <w:ins w:id="61" w:author="Klusáková Barbora" w:date="2026-02-02T09:44:00Z">
        <w:r w:rsidR="003A6273">
          <w:rPr>
            <w:rFonts w:asciiTheme="minorHAnsi" w:hAnsiTheme="minorHAnsi" w:cstheme="minorHAnsi"/>
            <w:sz w:val="22"/>
            <w:szCs w:val="22"/>
          </w:rPr>
          <w:t>nout</w:t>
        </w:r>
      </w:ins>
      <w:del w:id="62" w:author="Klusáková Barbora" w:date="2026-02-02T09:44:00Z">
        <w:r w:rsidRPr="00566888" w:rsidDel="003A6273">
          <w:rPr>
            <w:rFonts w:asciiTheme="minorHAnsi" w:hAnsiTheme="minorHAnsi" w:cstheme="minorHAnsi"/>
            <w:sz w:val="22"/>
            <w:szCs w:val="22"/>
          </w:rPr>
          <w:delText>uje</w:delText>
        </w:r>
      </w:del>
      <w:r w:rsidRPr="00566888">
        <w:rPr>
          <w:rFonts w:asciiTheme="minorHAnsi" w:hAnsiTheme="minorHAnsi" w:cstheme="minorHAnsi"/>
          <w:sz w:val="22"/>
          <w:szCs w:val="22"/>
        </w:rPr>
        <w:t xml:space="preserve"> ukončení studia</w:t>
      </w:r>
      <w:ins w:id="63" w:author="Zeman, Jan" w:date="2026-02-22T19:45:00Z" w16du:dateUtc="2026-02-22T18:45:00Z">
        <w:r w:rsidR="00865AF1">
          <w:rPr>
            <w:rFonts w:asciiTheme="minorHAnsi" w:hAnsiTheme="minorHAnsi" w:cstheme="minorHAnsi"/>
            <w:sz w:val="22"/>
            <w:szCs w:val="22"/>
          </w:rPr>
          <w:t xml:space="preserve">, </w:t>
        </w:r>
        <w:r w:rsidR="00865AF1" w:rsidRPr="00865AF1">
          <w:rPr>
            <w:rFonts w:asciiTheme="minorHAnsi" w:hAnsiTheme="minorHAnsi" w:cstheme="minorHAnsi"/>
            <w:sz w:val="22"/>
            <w:szCs w:val="22"/>
          </w:rPr>
          <w:t>nebo navrhnout snížení či odejmutí doktorského stipendia a stanovit termín další kontroly plnění ISP</w:t>
        </w:r>
      </w:ins>
      <w:r>
        <w:rPr>
          <w:rFonts w:asciiTheme="minorHAnsi" w:hAnsiTheme="minorHAnsi" w:cstheme="minorHAnsi"/>
          <w:sz w:val="22"/>
          <w:szCs w:val="22"/>
        </w:rPr>
        <w:t>.</w:t>
      </w:r>
    </w:p>
    <w:p w14:paraId="1D158FB8" w14:textId="7F0C4A63" w:rsidR="00566888" w:rsidRPr="00566888" w:rsidRDefault="00566888" w:rsidP="00566888">
      <w:pPr>
        <w:pStyle w:val="Normln10"/>
        <w:numPr>
          <w:ilvl w:val="0"/>
          <w:numId w:val="62"/>
        </w:numPr>
        <w:spacing w:afterLines="40" w:after="96"/>
        <w:rPr>
          <w:rFonts w:asciiTheme="minorHAnsi" w:hAnsiTheme="minorHAnsi" w:cstheme="minorHAnsi"/>
          <w:sz w:val="22"/>
          <w:szCs w:val="22"/>
        </w:rPr>
      </w:pPr>
      <w:r w:rsidRPr="00566888">
        <w:rPr>
          <w:rFonts w:asciiTheme="minorHAnsi" w:hAnsiTheme="minorHAnsi" w:cstheme="minorHAnsi"/>
          <w:sz w:val="22"/>
          <w:szCs w:val="22"/>
        </w:rPr>
        <w:t>ORO oznámí termín kontroly ISP studentovi a školiteli alespoň čtyři týdny předem. Student má</w:t>
      </w:r>
      <w:r>
        <w:rPr>
          <w:rFonts w:asciiTheme="minorHAnsi" w:hAnsiTheme="minorHAnsi" w:cstheme="minorHAnsi"/>
          <w:sz w:val="22"/>
          <w:szCs w:val="22"/>
        </w:rPr>
        <w:t xml:space="preserve"> </w:t>
      </w:r>
      <w:r w:rsidRPr="00566888">
        <w:rPr>
          <w:rFonts w:asciiTheme="minorHAnsi" w:hAnsiTheme="minorHAnsi" w:cstheme="minorHAnsi"/>
          <w:sz w:val="22"/>
          <w:szCs w:val="22"/>
        </w:rPr>
        <w:t>právo zúčastnit se části jednání ORO, která se jeho kontroly týká.</w:t>
      </w:r>
    </w:p>
    <w:p w14:paraId="430D6E4C" w14:textId="65E62EB8" w:rsidR="00566888" w:rsidRPr="00566888" w:rsidRDefault="00566888" w:rsidP="00566888">
      <w:pPr>
        <w:pStyle w:val="Normln10"/>
        <w:numPr>
          <w:ilvl w:val="0"/>
          <w:numId w:val="62"/>
        </w:numPr>
        <w:spacing w:afterLines="40" w:after="96"/>
        <w:rPr>
          <w:rFonts w:asciiTheme="minorHAnsi" w:hAnsiTheme="minorHAnsi" w:cstheme="minorHAnsi"/>
          <w:sz w:val="22"/>
          <w:szCs w:val="22"/>
        </w:rPr>
      </w:pPr>
      <w:r w:rsidRPr="00566888">
        <w:rPr>
          <w:rFonts w:asciiTheme="minorHAnsi" w:hAnsiTheme="minorHAnsi" w:cstheme="minorHAnsi"/>
          <w:sz w:val="22"/>
          <w:szCs w:val="22"/>
        </w:rPr>
        <w:t>Student připraví a alespoň deset dní před stanoveným datem kontroly předloží ORO zprávu o</w:t>
      </w:r>
      <w:r>
        <w:rPr>
          <w:rFonts w:asciiTheme="minorHAnsi" w:hAnsiTheme="minorHAnsi" w:cstheme="minorHAnsi"/>
          <w:sz w:val="22"/>
          <w:szCs w:val="22"/>
        </w:rPr>
        <w:t> </w:t>
      </w:r>
      <w:r w:rsidRPr="00566888">
        <w:rPr>
          <w:rFonts w:asciiTheme="minorHAnsi" w:hAnsiTheme="minorHAnsi" w:cstheme="minorHAnsi"/>
          <w:sz w:val="22"/>
          <w:szCs w:val="22"/>
        </w:rPr>
        <w:t>plnění podmínek ISP a pokroku v plnění cílů disertace. Ke stejným bodům se vyjádří i školitel,</w:t>
      </w:r>
      <w:r>
        <w:rPr>
          <w:rFonts w:asciiTheme="minorHAnsi" w:hAnsiTheme="minorHAnsi" w:cstheme="minorHAnsi"/>
          <w:sz w:val="22"/>
          <w:szCs w:val="22"/>
        </w:rPr>
        <w:t xml:space="preserve"> </w:t>
      </w:r>
      <w:r w:rsidRPr="00566888">
        <w:rPr>
          <w:rFonts w:asciiTheme="minorHAnsi" w:hAnsiTheme="minorHAnsi" w:cstheme="minorHAnsi"/>
          <w:sz w:val="22"/>
          <w:szCs w:val="22"/>
        </w:rPr>
        <w:t>který zároveň navrhne závěr kontroly.</w:t>
      </w:r>
    </w:p>
    <w:p w14:paraId="4435ADF4" w14:textId="3212591A" w:rsidR="00566888" w:rsidRPr="00566888" w:rsidRDefault="00566888" w:rsidP="00566888">
      <w:pPr>
        <w:pStyle w:val="Normln10"/>
        <w:numPr>
          <w:ilvl w:val="0"/>
          <w:numId w:val="62"/>
        </w:numPr>
        <w:spacing w:afterLines="40" w:after="96"/>
        <w:rPr>
          <w:rFonts w:asciiTheme="minorHAnsi" w:hAnsiTheme="minorHAnsi" w:cstheme="minorHAnsi"/>
          <w:sz w:val="22"/>
          <w:szCs w:val="22"/>
        </w:rPr>
      </w:pPr>
      <w:r w:rsidRPr="00566888">
        <w:rPr>
          <w:rFonts w:asciiTheme="minorHAnsi" w:hAnsiTheme="minorHAnsi" w:cstheme="minorHAnsi"/>
          <w:sz w:val="22"/>
          <w:szCs w:val="22"/>
        </w:rPr>
        <w:t>ORO hlasuje o výsledku kontroly průběhu studia. Poté seznámí doktorandy s výsledkem hlasování. Pokud je výsledkem hlasování závěr dle odstavce c) nebo d), dá ORO doktorandovi možnost vyjádřit se k výsledku hodnocení do sedmi dnů a poté o výsledku kontroly hlasuje znovu, přitom pro přijetí výsledku kontroly c) nebo d) je třeba, aby se na něm shodla nadpoloviční většina</w:t>
      </w:r>
      <w:r>
        <w:rPr>
          <w:rFonts w:asciiTheme="minorHAnsi" w:hAnsiTheme="minorHAnsi" w:cstheme="minorHAnsi"/>
          <w:sz w:val="22"/>
          <w:szCs w:val="22"/>
        </w:rPr>
        <w:t xml:space="preserve"> </w:t>
      </w:r>
      <w:r w:rsidRPr="00566888">
        <w:rPr>
          <w:rFonts w:asciiTheme="minorHAnsi" w:hAnsiTheme="minorHAnsi" w:cstheme="minorHAnsi"/>
          <w:sz w:val="22"/>
          <w:szCs w:val="22"/>
        </w:rPr>
        <w:t>všech členů ORO.</w:t>
      </w:r>
    </w:p>
    <w:p w14:paraId="47DC1657" w14:textId="77777777" w:rsidR="00566888" w:rsidRDefault="00566888" w:rsidP="00566888">
      <w:pPr>
        <w:pStyle w:val="Normln10"/>
        <w:numPr>
          <w:ilvl w:val="0"/>
          <w:numId w:val="62"/>
        </w:numPr>
        <w:spacing w:afterLines="40" w:after="96"/>
        <w:rPr>
          <w:rFonts w:asciiTheme="minorHAnsi" w:hAnsiTheme="minorHAnsi" w:cstheme="minorHAnsi"/>
          <w:sz w:val="22"/>
          <w:szCs w:val="22"/>
        </w:rPr>
      </w:pPr>
      <w:r w:rsidRPr="00566888">
        <w:rPr>
          <w:rFonts w:asciiTheme="minorHAnsi" w:hAnsiTheme="minorHAnsi" w:cstheme="minorHAnsi"/>
          <w:sz w:val="22"/>
          <w:szCs w:val="22"/>
        </w:rPr>
        <w:t>O kontrole se pořizuje protokol, který se ukládá do spisu studenta. Jeho kopii obdrží student, školitel, vedoucí školicího pracoviště a v případě výsledku hodnocení dle odst. 2 c) nebo d) i děkan, který rozhodne o dalším postupu.</w:t>
      </w:r>
    </w:p>
    <w:p w14:paraId="1116D025" w14:textId="467BC9E4" w:rsidR="00141908" w:rsidRPr="00566888" w:rsidRDefault="00566888" w:rsidP="00566888">
      <w:pPr>
        <w:pStyle w:val="Normln10"/>
        <w:numPr>
          <w:ilvl w:val="0"/>
          <w:numId w:val="62"/>
        </w:numPr>
        <w:spacing w:afterLines="40" w:after="96"/>
        <w:rPr>
          <w:rFonts w:asciiTheme="minorHAnsi" w:hAnsiTheme="minorHAnsi" w:cstheme="minorHAnsi"/>
          <w:sz w:val="22"/>
          <w:szCs w:val="22"/>
        </w:rPr>
      </w:pPr>
      <w:r w:rsidRPr="00566888">
        <w:rPr>
          <w:rFonts w:asciiTheme="minorHAnsi" w:hAnsiTheme="minorHAnsi" w:cstheme="minorHAnsi"/>
          <w:sz w:val="22"/>
          <w:szCs w:val="22"/>
        </w:rPr>
        <w:t>Děkan může svým opatřením závazně stanovit rozsah a způsob použití informačního systému v</w:t>
      </w:r>
      <w:r w:rsidR="00CB3988">
        <w:rPr>
          <w:rFonts w:asciiTheme="minorHAnsi" w:hAnsiTheme="minorHAnsi" w:cstheme="minorHAnsi"/>
          <w:sz w:val="22"/>
          <w:szCs w:val="22"/>
        </w:rPr>
        <w:t> </w:t>
      </w:r>
      <w:r w:rsidRPr="00566888">
        <w:rPr>
          <w:rFonts w:asciiTheme="minorHAnsi" w:hAnsiTheme="minorHAnsi" w:cstheme="minorHAnsi"/>
          <w:sz w:val="22"/>
          <w:szCs w:val="22"/>
        </w:rPr>
        <w:t>procesu kontroly průběhu studia.</w:t>
      </w:r>
    </w:p>
    <w:p w14:paraId="4904F7E9" w14:textId="77777777" w:rsidR="005B2C93" w:rsidRPr="00D47776" w:rsidRDefault="005B2C93" w:rsidP="00CB3988">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Článek 27</w:t>
      </w:r>
    </w:p>
    <w:p w14:paraId="4904F7EA" w14:textId="77777777" w:rsidR="005B2C93" w:rsidRPr="00D47776" w:rsidRDefault="005B2C93" w:rsidP="00CB3988">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Studijní blok</w:t>
      </w:r>
    </w:p>
    <w:p w14:paraId="4904F7EB" w14:textId="77777777" w:rsidR="00691A39"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Studijní blok je úsek studia, v němž si doktorand prohlubuje své teoretické a odborné vědomosti související s oborem studia v doktorském studijním programu a tematickým vymezením své disertační práce. Sestává z absolvování souboru povinných odborných předmětů podle odstavců 3 a 5, jazykové přípravy ukončené podle odstavce 2 a odborné činnosti, prezentované vypracováním písemné studie a rozpravou o disertační práci podle odstavců </w:t>
      </w:r>
      <w:r w:rsidR="008110B3" w:rsidRPr="00D47776">
        <w:rPr>
          <w:rFonts w:asciiTheme="minorHAnsi" w:hAnsiTheme="minorHAnsi" w:cstheme="minorHAnsi"/>
          <w:color w:val="auto"/>
          <w:sz w:val="22"/>
          <w:szCs w:val="22"/>
        </w:rPr>
        <w:t xml:space="preserve">9 </w:t>
      </w:r>
      <w:r w:rsidRPr="00D47776">
        <w:rPr>
          <w:rFonts w:asciiTheme="minorHAnsi" w:hAnsiTheme="minorHAnsi" w:cstheme="minorHAnsi"/>
          <w:color w:val="auto"/>
          <w:sz w:val="22"/>
          <w:szCs w:val="22"/>
        </w:rPr>
        <w:t xml:space="preserve">a </w:t>
      </w:r>
      <w:r w:rsidR="008110B3" w:rsidRPr="00D47776">
        <w:rPr>
          <w:rFonts w:asciiTheme="minorHAnsi" w:hAnsiTheme="minorHAnsi" w:cstheme="minorHAnsi"/>
          <w:color w:val="auto"/>
          <w:sz w:val="22"/>
          <w:szCs w:val="22"/>
        </w:rPr>
        <w:t>10</w:t>
      </w:r>
      <w:r w:rsidRPr="00D47776">
        <w:rPr>
          <w:rFonts w:asciiTheme="minorHAnsi" w:hAnsiTheme="minorHAnsi" w:cstheme="minorHAnsi"/>
          <w:color w:val="auto"/>
          <w:sz w:val="22"/>
          <w:szCs w:val="22"/>
        </w:rPr>
        <w:t>.</w:t>
      </w:r>
    </w:p>
    <w:p w14:paraId="4904F7EC" w14:textId="77777777" w:rsidR="00691A39"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Jazyková příprava je prokazována zkouškou nejméně z jednoho světového jazyka (zpravidla angličtiny) nebo certifikátem jazykové způsobilosti, který uzná příslušná katedra jazyků.</w:t>
      </w:r>
    </w:p>
    <w:p w14:paraId="4904F7ED" w14:textId="77777777" w:rsidR="00691A39" w:rsidRPr="00D47776" w:rsidRDefault="00016E70"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Povinné odborné předměty jsou jednosemestrální a jsou v ISP jmenovitě stanoveny. Jejich počet je čtyři až šest, z toho jsou minimálně 4 předměty ze souboru předmětů doktorských studijních </w:t>
      </w:r>
      <w:r w:rsidRPr="00D47776">
        <w:rPr>
          <w:rFonts w:asciiTheme="minorHAnsi" w:hAnsiTheme="minorHAnsi" w:cstheme="minorHAnsi"/>
          <w:color w:val="auto"/>
          <w:sz w:val="22"/>
          <w:szCs w:val="22"/>
        </w:rPr>
        <w:lastRenderedPageBreak/>
        <w:t>programů. ISP může též stanovit formu absolvování těchto předmětů (přímou návštěvou přednášek, samostudiem a konzultacemi). Každý povinný předmět je zakončen předmětovou zkouškou nebo ekvivalentem v případě zahraničních vysokých škol</w:t>
      </w:r>
      <w:r w:rsidR="005B2C93" w:rsidRPr="00D47776">
        <w:rPr>
          <w:rFonts w:asciiTheme="minorHAnsi" w:hAnsiTheme="minorHAnsi" w:cstheme="minorHAnsi"/>
          <w:color w:val="auto"/>
          <w:sz w:val="22"/>
          <w:szCs w:val="22"/>
        </w:rPr>
        <w:t>.</w:t>
      </w:r>
    </w:p>
    <w:p w14:paraId="4904F7EE" w14:textId="77777777" w:rsidR="00691A39"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Doktorand může po dohodě se školitelem absolvovat i další volitelné předměty, které nemusí být vždy zakončeny zkouškou.</w:t>
      </w:r>
    </w:p>
    <w:p w14:paraId="4904F7EF" w14:textId="77777777" w:rsidR="00691A39"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ISP může kromě předmětů vyučovaných ČVUT obsahovat předměty vyučované jinou vysokou školou.</w:t>
      </w:r>
    </w:p>
    <w:p w14:paraId="4904F7F0" w14:textId="77777777" w:rsidR="00691A39"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Předměty studijního bloku a výsledky jejich absolvování (zkoušky v případě povinných a zkoušky nebo zápočty u volitelných předmětů) jsou zapsány do </w:t>
      </w:r>
      <w:r w:rsidR="00691A39" w:rsidRPr="00D47776">
        <w:rPr>
          <w:rFonts w:asciiTheme="minorHAnsi" w:hAnsiTheme="minorHAnsi" w:cstheme="minorHAnsi"/>
          <w:color w:val="auto"/>
          <w:sz w:val="22"/>
          <w:szCs w:val="22"/>
        </w:rPr>
        <w:t xml:space="preserve">elektronického </w:t>
      </w:r>
      <w:r w:rsidRPr="00D47776">
        <w:rPr>
          <w:rFonts w:asciiTheme="minorHAnsi" w:hAnsiTheme="minorHAnsi" w:cstheme="minorHAnsi"/>
          <w:color w:val="auto"/>
          <w:sz w:val="22"/>
          <w:szCs w:val="22"/>
        </w:rPr>
        <w:t>informačního systému</w:t>
      </w:r>
      <w:r w:rsidR="00691A39" w:rsidRPr="00D47776">
        <w:rPr>
          <w:rFonts w:asciiTheme="minorHAnsi" w:hAnsiTheme="minorHAnsi" w:cstheme="minorHAnsi"/>
          <w:color w:val="auto"/>
          <w:sz w:val="22"/>
          <w:szCs w:val="22"/>
        </w:rPr>
        <w:t xml:space="preserve"> ČVUT. </w:t>
      </w:r>
      <w:r w:rsidRPr="00D47776">
        <w:rPr>
          <w:rFonts w:asciiTheme="minorHAnsi" w:hAnsiTheme="minorHAnsi" w:cstheme="minorHAnsi"/>
          <w:color w:val="auto"/>
          <w:sz w:val="22"/>
          <w:szCs w:val="22"/>
        </w:rPr>
        <w:t>Seznam předmětů je do</w:t>
      </w:r>
      <w:r w:rsidR="00691A39" w:rsidRPr="00D47776">
        <w:rPr>
          <w:rFonts w:asciiTheme="minorHAnsi" w:hAnsiTheme="minorHAnsi" w:cstheme="minorHAnsi"/>
          <w:color w:val="auto"/>
          <w:sz w:val="22"/>
          <w:szCs w:val="22"/>
        </w:rPr>
        <w:t xml:space="preserve"> elektronického</w:t>
      </w:r>
      <w:r w:rsidRPr="00D47776">
        <w:rPr>
          <w:rFonts w:asciiTheme="minorHAnsi" w:hAnsiTheme="minorHAnsi" w:cstheme="minorHAnsi"/>
          <w:color w:val="auto"/>
          <w:sz w:val="22"/>
          <w:szCs w:val="22"/>
        </w:rPr>
        <w:t xml:space="preserve"> informačního systému </w:t>
      </w:r>
      <w:r w:rsidR="00691A39" w:rsidRPr="00D47776">
        <w:rPr>
          <w:rFonts w:asciiTheme="minorHAnsi" w:hAnsiTheme="minorHAnsi" w:cstheme="minorHAnsi"/>
          <w:color w:val="auto"/>
          <w:sz w:val="22"/>
          <w:szCs w:val="22"/>
        </w:rPr>
        <w:t xml:space="preserve">ČVUT </w:t>
      </w:r>
      <w:r w:rsidRPr="00D47776">
        <w:rPr>
          <w:rFonts w:asciiTheme="minorHAnsi" w:hAnsiTheme="minorHAnsi" w:cstheme="minorHAnsi"/>
          <w:color w:val="auto"/>
          <w:sz w:val="22"/>
          <w:szCs w:val="22"/>
        </w:rPr>
        <w:t>zapisován po schválení ISP.</w:t>
      </w:r>
    </w:p>
    <w:p w14:paraId="4904F7F1" w14:textId="77777777" w:rsidR="000A4323"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Hodnocení předmětových zkoušek a zkoušek jazykových probíhá podle klasifikační stupnice „výborně“, „prospěl“, „neprospěl“.</w:t>
      </w:r>
      <w:r w:rsidR="00691A39" w:rsidRPr="00D47776">
        <w:rPr>
          <w:rFonts w:asciiTheme="minorHAnsi" w:hAnsiTheme="minorHAnsi" w:cstheme="minorHAnsi"/>
          <w:color w:val="auto"/>
          <w:sz w:val="22"/>
          <w:szCs w:val="22"/>
        </w:rPr>
        <w:t xml:space="preserve"> Do elektronického informačního systému ČVUT se zapisuje jako „1“, „2“, „3“.</w:t>
      </w:r>
    </w:p>
    <w:p w14:paraId="4904F7F2" w14:textId="77777777" w:rsidR="000A4323"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Jestliže výsledek předmětové zkoušky je „neprospěl“, může doktorand zkoušku opakovat, nejvýše však jednou. Opakované zkoušky se účastní školitel. V případě opakovaného hodnocení klasifikačním stupněm „neprospěl“ ze stejného předmětu se studium ukončuje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56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zákona a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34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Na postup při rozhodování v této věci se vztahuje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68 zákona.</w:t>
      </w:r>
    </w:p>
    <w:p w14:paraId="4904F7F3" w14:textId="2B6801C0" w:rsidR="000A4323" w:rsidRPr="00D47776" w:rsidRDefault="005B2C93" w:rsidP="00A235E9">
      <w:pPr>
        <w:pStyle w:val="Normln10"/>
        <w:numPr>
          <w:ilvl w:val="0"/>
          <w:numId w:val="41"/>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Součástí studijního bloku v odborné činnosti je studie, která je písemnou přípravou na disertační práci. Obsahuje stručné shrnutí stavu studované problematiky ve světě (souhrnnou rešerši), doplněnou o</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dosavadní výsledky vlastní práce v oblasti tématu disertační práce. Tyto výsledky mohou být prezentovány též souborem předložených publikací doktoranda.</w:t>
      </w:r>
    </w:p>
    <w:p w14:paraId="4904F7F4" w14:textId="77777777" w:rsidR="000A4323" w:rsidRPr="00D47776" w:rsidRDefault="005B2C93" w:rsidP="00A235E9">
      <w:pPr>
        <w:pStyle w:val="Normln10"/>
        <w:numPr>
          <w:ilvl w:val="0"/>
          <w:numId w:val="41"/>
        </w:numPr>
        <w:spacing w:afterLines="40" w:after="96"/>
        <w:ind w:left="567" w:hanging="501"/>
        <w:rPr>
          <w:rFonts w:asciiTheme="minorHAnsi" w:hAnsiTheme="minorHAnsi" w:cstheme="minorHAnsi"/>
          <w:color w:val="auto"/>
          <w:sz w:val="22"/>
          <w:szCs w:val="22"/>
        </w:rPr>
      </w:pPr>
      <w:r w:rsidRPr="00D47776">
        <w:rPr>
          <w:rFonts w:asciiTheme="minorHAnsi" w:hAnsiTheme="minorHAnsi" w:cstheme="minorHAnsi"/>
          <w:color w:val="auto"/>
          <w:sz w:val="22"/>
          <w:szCs w:val="22"/>
        </w:rPr>
        <w:t>Studie je na školicím pracovišti předmětem rozpravy o disertační práci, na jejímž základě je pak stanoven definitivní název a náplň disertační práce. Rozpravy</w:t>
      </w:r>
      <w:r w:rsidR="006C1DFD" w:rsidRPr="00D47776">
        <w:rPr>
          <w:rFonts w:asciiTheme="minorHAnsi" w:hAnsiTheme="minorHAnsi" w:cstheme="minorHAnsi"/>
          <w:color w:val="auto"/>
          <w:sz w:val="22"/>
          <w:szCs w:val="22"/>
        </w:rPr>
        <w:t xml:space="preserve"> s doktorandem</w:t>
      </w:r>
      <w:r w:rsidRPr="00D47776">
        <w:rPr>
          <w:rFonts w:asciiTheme="minorHAnsi" w:hAnsiTheme="minorHAnsi" w:cstheme="minorHAnsi"/>
          <w:color w:val="auto"/>
          <w:sz w:val="22"/>
          <w:szCs w:val="22"/>
        </w:rPr>
        <w:t xml:space="preserve"> se účastní školitel, vedoucí školicího pracoviště a člen ORO podle doporučení předsedy ORO; rozprava může probíhat v cizím jazyce. Vedoucí školicího pracoviště stanoví nejméně jednoho oponenta studie.</w:t>
      </w:r>
    </w:p>
    <w:p w14:paraId="4904F7F5" w14:textId="42C66417" w:rsidR="002443DC" w:rsidRPr="00D47776" w:rsidRDefault="005B2C93" w:rsidP="00A235E9">
      <w:pPr>
        <w:pStyle w:val="Normln10"/>
        <w:numPr>
          <w:ilvl w:val="0"/>
          <w:numId w:val="41"/>
        </w:numPr>
        <w:spacing w:afterLines="40" w:after="96"/>
        <w:ind w:left="567" w:hanging="501"/>
        <w:rPr>
          <w:rFonts w:asciiTheme="minorHAnsi" w:hAnsiTheme="minorHAnsi" w:cstheme="minorHAnsi"/>
          <w:color w:val="auto"/>
          <w:sz w:val="22"/>
          <w:szCs w:val="22"/>
        </w:rPr>
      </w:pPr>
      <w:r w:rsidRPr="00D47776">
        <w:rPr>
          <w:rFonts w:asciiTheme="minorHAnsi" w:hAnsiTheme="minorHAnsi" w:cstheme="minorHAnsi"/>
          <w:color w:val="auto"/>
          <w:sz w:val="22"/>
          <w:szCs w:val="22"/>
        </w:rPr>
        <w:t>Studijní blok v ISP je rozvržen maximálně na 4 semestry u prezenční formy studia nebo maximálně na 6 semestrů u distanční nebo kombinované formy studia. Doktorandovi, který nesplní všechny studijní povinnosti ve studijním bloku do konce 6. semestru od zahájení studia v případě prezenční formy studia nebo do konce 9. semestru v případě distanční či kombinované formy studia, se</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ukončuje studium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56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zákona a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34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b). Na postup při</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rozhodování v této věci se vztahuje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68 zákona.</w:t>
      </w:r>
    </w:p>
    <w:p w14:paraId="4904F7F6" w14:textId="77777777" w:rsidR="00016E70" w:rsidRPr="00D47776" w:rsidRDefault="00016E70" w:rsidP="00A235E9">
      <w:pPr>
        <w:pStyle w:val="Normln10"/>
        <w:numPr>
          <w:ilvl w:val="0"/>
          <w:numId w:val="41"/>
        </w:numPr>
        <w:spacing w:afterLines="40" w:after="96"/>
        <w:ind w:left="567" w:hanging="501"/>
        <w:rPr>
          <w:rFonts w:asciiTheme="minorHAnsi" w:hAnsiTheme="minorHAnsi" w:cstheme="minorHAnsi"/>
          <w:color w:val="auto"/>
          <w:sz w:val="22"/>
          <w:szCs w:val="22"/>
        </w:rPr>
      </w:pPr>
      <w:r w:rsidRPr="00D47776">
        <w:rPr>
          <w:rFonts w:asciiTheme="minorHAnsi" w:hAnsiTheme="minorHAnsi" w:cstheme="minorHAnsi"/>
          <w:color w:val="auto"/>
          <w:sz w:val="22"/>
          <w:szCs w:val="22"/>
        </w:rPr>
        <w:t>Lhůty uvedené v odstavci 11 neběží po dobu uznané doby rodičovství.</w:t>
      </w:r>
    </w:p>
    <w:p w14:paraId="0E6746EF" w14:textId="2B190675" w:rsidR="004321C2" w:rsidRPr="00D47776" w:rsidRDefault="004321C2" w:rsidP="00A235E9">
      <w:pPr>
        <w:pStyle w:val="Normln10"/>
        <w:numPr>
          <w:ilvl w:val="0"/>
          <w:numId w:val="41"/>
        </w:numPr>
        <w:spacing w:afterLines="40" w:after="96"/>
        <w:ind w:left="567" w:hanging="501"/>
        <w:rPr>
          <w:rFonts w:asciiTheme="minorHAnsi" w:hAnsiTheme="minorHAnsi" w:cstheme="minorHAnsi"/>
          <w:color w:val="auto"/>
          <w:sz w:val="22"/>
          <w:szCs w:val="22"/>
        </w:rPr>
      </w:pPr>
      <w:r w:rsidRPr="00D47776">
        <w:rPr>
          <w:rFonts w:asciiTheme="minorHAnsi" w:hAnsiTheme="minorHAnsi" w:cstheme="minorHAnsi"/>
          <w:color w:val="auto"/>
          <w:sz w:val="22"/>
          <w:szCs w:val="22"/>
        </w:rPr>
        <w:t>Na návrh vedoucího školicího pracoviště se rozprava o disertační práci může ve výjimečných případech se souhlasem děkana konat distanční formou.</w:t>
      </w:r>
    </w:p>
    <w:p w14:paraId="4904F7F7" w14:textId="77777777" w:rsidR="00691A39" w:rsidRPr="00D47776" w:rsidRDefault="00691A39" w:rsidP="005B2C93">
      <w:pPr>
        <w:pStyle w:val="Normln10"/>
        <w:spacing w:afterLines="40" w:after="96"/>
        <w:ind w:left="454" w:hanging="454"/>
        <w:jc w:val="center"/>
        <w:rPr>
          <w:rFonts w:asciiTheme="minorHAnsi" w:hAnsiTheme="minorHAnsi" w:cstheme="minorHAnsi"/>
          <w:b/>
          <w:color w:val="auto"/>
          <w:sz w:val="22"/>
          <w:szCs w:val="22"/>
        </w:rPr>
      </w:pPr>
    </w:p>
    <w:p w14:paraId="4904F7F8" w14:textId="208DC25D" w:rsidR="005B2C93" w:rsidRPr="00D47776" w:rsidRDefault="005B2C93" w:rsidP="004D7E12">
      <w:pPr>
        <w:pStyle w:val="Normln10"/>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Článek 28</w:t>
      </w:r>
    </w:p>
    <w:p w14:paraId="4904F7F9"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Disertační práce</w:t>
      </w:r>
    </w:p>
    <w:p w14:paraId="4904F7FA" w14:textId="77777777" w:rsidR="00691A39" w:rsidRPr="00D47776" w:rsidRDefault="0023326F" w:rsidP="00A235E9">
      <w:pPr>
        <w:pStyle w:val="Normln10"/>
        <w:numPr>
          <w:ilvl w:val="0"/>
          <w:numId w:val="42"/>
        </w:numPr>
        <w:spacing w:afterLines="40" w:after="96"/>
        <w:ind w:left="426"/>
        <w:rPr>
          <w:rFonts w:asciiTheme="minorHAnsi" w:hAnsiTheme="minorHAnsi" w:cstheme="minorHAnsi"/>
          <w:color w:val="auto"/>
          <w:sz w:val="22"/>
          <w:szCs w:val="22"/>
        </w:rPr>
      </w:pPr>
      <w:r w:rsidRPr="00D47776">
        <w:rPr>
          <w:rFonts w:asciiTheme="minorHAnsi" w:hAnsiTheme="minorHAnsi"/>
          <w:color w:val="auto"/>
          <w:sz w:val="22"/>
        </w:rPr>
        <w:t>Disertační práce je výsledkem řešení konkrétního vědeckého problému nebo uměleckého úkolu specifikovaného v cílech disertace; prokazuje schopnost doktoranda samostatně tvůrčím způsobem pracovat a musí obsahovat původní a autorem disertační práce publikované nebo k</w:t>
      </w:r>
      <w:r w:rsidR="005C0DD1" w:rsidRPr="00D47776">
        <w:rPr>
          <w:rFonts w:asciiTheme="minorHAnsi" w:eastAsia="Cambria" w:hAnsiTheme="minorHAnsi"/>
          <w:color w:val="auto"/>
          <w:sz w:val="22"/>
        </w:rPr>
        <w:t> </w:t>
      </w:r>
      <w:r w:rsidRPr="00D47776">
        <w:rPr>
          <w:rFonts w:asciiTheme="minorHAnsi" w:hAnsiTheme="minorHAnsi"/>
          <w:color w:val="auto"/>
          <w:sz w:val="22"/>
        </w:rPr>
        <w:t>uveřejnění přijaté výsledky vědecké nebo umělecké práce.</w:t>
      </w:r>
    </w:p>
    <w:p w14:paraId="4904F7FB" w14:textId="4FFA9122" w:rsidR="00691A39" w:rsidRPr="00D47776" w:rsidRDefault="005B2C93" w:rsidP="00A235E9">
      <w:pPr>
        <w:pStyle w:val="Normln10"/>
        <w:numPr>
          <w:ilvl w:val="0"/>
          <w:numId w:val="42"/>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Rámcové téma nebo tematické okruhy disertační práce jsou vypisovány před</w:t>
      </w:r>
      <w:r w:rsidRPr="00D47776">
        <w:rPr>
          <w:rFonts w:asciiTheme="minorHAnsi" w:hAnsiTheme="minorHAnsi" w:cstheme="minorHAnsi"/>
          <w:b/>
          <w:color w:val="auto"/>
          <w:sz w:val="22"/>
          <w:szCs w:val="22"/>
        </w:rPr>
        <w:t xml:space="preserve"> </w:t>
      </w:r>
      <w:r w:rsidRPr="00D47776">
        <w:rPr>
          <w:rFonts w:asciiTheme="minorHAnsi" w:hAnsiTheme="minorHAnsi" w:cstheme="minorHAnsi"/>
          <w:color w:val="auto"/>
          <w:sz w:val="22"/>
          <w:szCs w:val="22"/>
        </w:rPr>
        <w:t>přijímacím řízením na základě návrhu budoucího školite</w:t>
      </w:r>
      <w:r w:rsidR="000A4323" w:rsidRPr="00D47776">
        <w:rPr>
          <w:rFonts w:asciiTheme="minorHAnsi" w:hAnsiTheme="minorHAnsi" w:cstheme="minorHAnsi"/>
          <w:color w:val="auto"/>
          <w:sz w:val="22"/>
          <w:szCs w:val="22"/>
        </w:rPr>
        <w:t>le, po doporučení vedoucím školi</w:t>
      </w:r>
      <w:r w:rsidRPr="00D47776">
        <w:rPr>
          <w:rFonts w:asciiTheme="minorHAnsi" w:hAnsiTheme="minorHAnsi" w:cstheme="minorHAnsi"/>
          <w:color w:val="auto"/>
          <w:sz w:val="22"/>
          <w:szCs w:val="22"/>
        </w:rPr>
        <w:t>cího pracoviště a souhlasu ORO</w:t>
      </w:r>
      <w:r w:rsidR="000A4323" w:rsidRPr="00D47776">
        <w:rPr>
          <w:rFonts w:asciiTheme="minorHAnsi" w:hAnsiTheme="minorHAnsi" w:cstheme="minorHAnsi"/>
          <w:color w:val="auto"/>
          <w:sz w:val="22"/>
          <w:szCs w:val="22"/>
        </w:rPr>
        <w:t xml:space="preserve"> a</w:t>
      </w:r>
      <w:r w:rsidR="000F2DAE" w:rsidRPr="00D47776">
        <w:rPr>
          <w:rFonts w:asciiTheme="minorHAnsi" w:hAnsiTheme="minorHAnsi" w:cstheme="minorHAnsi"/>
          <w:color w:val="auto"/>
          <w:sz w:val="22"/>
          <w:szCs w:val="22"/>
        </w:rPr>
        <w:t> </w:t>
      </w:r>
      <w:r w:rsidR="000A4323" w:rsidRPr="00D47776">
        <w:rPr>
          <w:rFonts w:asciiTheme="minorHAnsi" w:hAnsiTheme="minorHAnsi" w:cstheme="minorHAnsi"/>
          <w:color w:val="auto"/>
          <w:sz w:val="22"/>
          <w:szCs w:val="22"/>
        </w:rPr>
        <w:t>děkana</w:t>
      </w:r>
      <w:r w:rsidRPr="00D47776">
        <w:rPr>
          <w:rFonts w:asciiTheme="minorHAnsi" w:hAnsiTheme="minorHAnsi" w:cstheme="minorHAnsi"/>
          <w:color w:val="auto"/>
          <w:sz w:val="22"/>
          <w:szCs w:val="22"/>
        </w:rPr>
        <w:t>. Konkrétnější vymezení tématu v rámci tematického okruhu je možné po dohodě mezi školitelem a</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uchazečem.</w:t>
      </w:r>
    </w:p>
    <w:p w14:paraId="4904F7FC" w14:textId="77777777" w:rsidR="00691A39" w:rsidRPr="00D47776" w:rsidRDefault="005B2C93" w:rsidP="00A235E9">
      <w:pPr>
        <w:pStyle w:val="Normln10"/>
        <w:numPr>
          <w:ilvl w:val="0"/>
          <w:numId w:val="42"/>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lastRenderedPageBreak/>
        <w:t xml:space="preserve">Název disertační práce včetně její náplně se stanoví nejpozději na závěr studijního bloku na základě předložené studie a rozpravy o tématu disertační práce podle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27 </w:t>
      </w:r>
      <w:r w:rsidR="00EF2C34" w:rsidRPr="00D47776">
        <w:rPr>
          <w:rFonts w:asciiTheme="minorHAnsi" w:hAnsiTheme="minorHAnsi" w:cstheme="minorHAnsi"/>
          <w:color w:val="auto"/>
          <w:sz w:val="22"/>
          <w:szCs w:val="22"/>
        </w:rPr>
        <w:t>odst. </w:t>
      </w:r>
      <w:r w:rsidR="000A4323" w:rsidRPr="00D47776">
        <w:rPr>
          <w:rFonts w:asciiTheme="minorHAnsi" w:hAnsiTheme="minorHAnsi" w:cstheme="minorHAnsi"/>
          <w:color w:val="auto"/>
          <w:sz w:val="22"/>
          <w:szCs w:val="22"/>
        </w:rPr>
        <w:t>10</w:t>
      </w:r>
      <w:r w:rsidRPr="00D47776">
        <w:rPr>
          <w:rFonts w:asciiTheme="minorHAnsi" w:hAnsiTheme="minorHAnsi" w:cstheme="minorHAnsi"/>
          <w:color w:val="auto"/>
          <w:sz w:val="22"/>
          <w:szCs w:val="22"/>
        </w:rPr>
        <w:t>.</w:t>
      </w:r>
    </w:p>
    <w:p w14:paraId="4904F7FD" w14:textId="77777777" w:rsidR="00691A39" w:rsidRPr="00D47776" w:rsidRDefault="005B2C93" w:rsidP="00A235E9">
      <w:pPr>
        <w:pStyle w:val="Normln10"/>
        <w:numPr>
          <w:ilvl w:val="0"/>
          <w:numId w:val="42"/>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Za disertační práci lze uznat i soubor publikací nebo přijatých rukopisů, opatřených integrujícím textem.</w:t>
      </w:r>
    </w:p>
    <w:p w14:paraId="4904F7FE" w14:textId="611804A2" w:rsidR="00CE6ACC" w:rsidRPr="00D47776" w:rsidRDefault="0023326F" w:rsidP="00A235E9">
      <w:pPr>
        <w:pStyle w:val="Normln10"/>
        <w:numPr>
          <w:ilvl w:val="0"/>
          <w:numId w:val="42"/>
        </w:numPr>
        <w:spacing w:afterLines="40" w:after="96"/>
        <w:ind w:left="426"/>
        <w:rPr>
          <w:rFonts w:asciiTheme="minorHAnsi" w:hAnsiTheme="minorHAnsi" w:cstheme="minorHAnsi"/>
          <w:b/>
          <w:color w:val="auto"/>
          <w:sz w:val="22"/>
          <w:szCs w:val="22"/>
        </w:rPr>
      </w:pPr>
      <w:r w:rsidRPr="00D47776">
        <w:rPr>
          <w:rFonts w:asciiTheme="minorHAnsi" w:hAnsiTheme="minorHAnsi"/>
          <w:color w:val="auto"/>
          <w:sz w:val="22"/>
        </w:rPr>
        <w:t>Disertační práce je psána v jazyce anglickém, českém nebo slovenském. Uchazeči mohou, se</w:t>
      </w:r>
      <w:r w:rsidR="00E33422" w:rsidRPr="00D47776">
        <w:rPr>
          <w:rFonts w:asciiTheme="minorHAnsi" w:hAnsiTheme="minorHAnsi"/>
          <w:color w:val="auto"/>
          <w:sz w:val="22"/>
        </w:rPr>
        <w:t> </w:t>
      </w:r>
      <w:r w:rsidRPr="00D47776">
        <w:rPr>
          <w:rFonts w:asciiTheme="minorHAnsi" w:hAnsiTheme="minorHAnsi"/>
          <w:color w:val="auto"/>
          <w:sz w:val="22"/>
        </w:rPr>
        <w:t>souhlasem děkana, předložit disertační práci i</w:t>
      </w:r>
      <w:r w:rsidRPr="00D47776">
        <w:rPr>
          <w:rFonts w:asciiTheme="minorHAnsi" w:eastAsia="Cambria" w:hAnsiTheme="minorHAnsi"/>
          <w:color w:val="auto"/>
          <w:sz w:val="22"/>
        </w:rPr>
        <w:t xml:space="preserve"> </w:t>
      </w:r>
      <w:r w:rsidRPr="00D47776">
        <w:rPr>
          <w:rFonts w:asciiTheme="minorHAnsi" w:hAnsiTheme="minorHAnsi"/>
          <w:color w:val="auto"/>
          <w:sz w:val="22"/>
        </w:rPr>
        <w:t>v některém z dalších světových jazyků. Další náležitosti disertační práce stanoví závazným předpisem děkan fakulty, na níž se studijní program uskutečňuje. Jestliže práce nesplňuje formální náležitosti, nemusí být oddělením VVČ přijata k dalšímu řízení. Pokud práce nesplňuje věcné náležitosti je z podnětu proděkana nebo OR</w:t>
      </w:r>
      <w:ins w:id="64" w:author="Zeman, Jan" w:date="2026-02-22T20:07:00Z" w16du:dateUtc="2026-02-22T19:07:00Z">
        <w:r w:rsidR="008B7272">
          <w:rPr>
            <w:rFonts w:asciiTheme="minorHAnsi" w:hAnsiTheme="minorHAnsi"/>
            <w:color w:val="auto"/>
            <w:sz w:val="22"/>
          </w:rPr>
          <w:t>O</w:t>
        </w:r>
      </w:ins>
      <w:r w:rsidRPr="00D47776">
        <w:rPr>
          <w:rFonts w:asciiTheme="minorHAnsi" w:hAnsiTheme="minorHAnsi"/>
          <w:color w:val="auto"/>
          <w:sz w:val="22"/>
        </w:rPr>
        <w:t xml:space="preserve"> doktorandovi vrácena s konkrétními připomínkami k přepracování (doplnění). V</w:t>
      </w:r>
      <w:r w:rsidRPr="00D47776">
        <w:rPr>
          <w:rFonts w:asciiTheme="minorHAnsi" w:eastAsia="Cambria" w:hAnsiTheme="minorHAnsi"/>
          <w:color w:val="auto"/>
          <w:sz w:val="22"/>
        </w:rPr>
        <w:t> </w:t>
      </w:r>
      <w:r w:rsidRPr="00D47776">
        <w:rPr>
          <w:rFonts w:asciiTheme="minorHAnsi" w:hAnsiTheme="minorHAnsi"/>
          <w:color w:val="auto"/>
          <w:sz w:val="22"/>
        </w:rPr>
        <w:t>případě nejasností rozhoduje děkan.  Postup při vrácení práce může upřesnit Řád doktorského studia fakulty.</w:t>
      </w:r>
    </w:p>
    <w:p w14:paraId="4904F7FF" w14:textId="77777777" w:rsidR="00CE6ACC" w:rsidRPr="00D47776" w:rsidRDefault="00CE6ACC" w:rsidP="005B2C93">
      <w:pPr>
        <w:pStyle w:val="Normln10"/>
        <w:spacing w:afterLines="40" w:after="96"/>
        <w:ind w:left="454" w:hanging="454"/>
        <w:jc w:val="center"/>
        <w:rPr>
          <w:rFonts w:asciiTheme="minorHAnsi" w:hAnsiTheme="minorHAnsi" w:cstheme="minorHAnsi"/>
          <w:b/>
          <w:color w:val="auto"/>
          <w:sz w:val="22"/>
          <w:szCs w:val="22"/>
        </w:rPr>
      </w:pPr>
    </w:p>
    <w:p w14:paraId="4904F800"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Článek 29</w:t>
      </w:r>
    </w:p>
    <w:p w14:paraId="4904F801"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Státní doktorská zkouška</w:t>
      </w:r>
    </w:p>
    <w:p w14:paraId="51E02470" w14:textId="13DCF8B6" w:rsidR="00177027" w:rsidRDefault="00177027" w:rsidP="00A235E9">
      <w:pPr>
        <w:pStyle w:val="Normln10"/>
        <w:numPr>
          <w:ilvl w:val="0"/>
          <w:numId w:val="43"/>
        </w:numPr>
        <w:spacing w:afterLines="40" w:after="96"/>
        <w:ind w:left="426"/>
        <w:rPr>
          <w:ins w:id="65" w:author="Klusáková Barbora" w:date="2026-02-02T09:45:00Z"/>
          <w:rFonts w:asciiTheme="minorHAnsi" w:hAnsiTheme="minorHAnsi" w:cstheme="minorHAnsi"/>
          <w:color w:val="auto"/>
          <w:sz w:val="22"/>
          <w:szCs w:val="22"/>
        </w:rPr>
      </w:pPr>
      <w:ins w:id="66" w:author="Klusáková Barbora" w:date="2026-02-02T09:45:00Z">
        <w:r w:rsidRPr="00177027">
          <w:rPr>
            <w:rFonts w:asciiTheme="minorHAnsi" w:hAnsiTheme="minorHAnsi" w:cstheme="minorHAnsi"/>
            <w:color w:val="auto"/>
            <w:sz w:val="22"/>
            <w:szCs w:val="22"/>
          </w:rPr>
          <w:t>Státní doktorská zkouška ve smyslu § 47 odst. 4 věty první zákona ve znění účinném do 28. 2. 2025 (dále jen „SDZ“) je zařazena ve studiu doktoranda zapsaného ke studiu před 1. 3. 2025, jehož první období výuky započalo před tímto datem. Úspěšné vykonání SDZ je v případě takového doktoranda podmínkou pro odevzdání disertační práce (čl. 30 odst. 1) a tedy i pro její obhajobu. Doktorand zapsaný ke studiu po 1. 3. 2025</w:t>
        </w:r>
      </w:ins>
      <w:ins w:id="67" w:author="Klusáková Barbora" w:date="2026-02-02T09:48:00Z">
        <w:r>
          <w:rPr>
            <w:rFonts w:asciiTheme="minorHAnsi" w:hAnsiTheme="minorHAnsi" w:cstheme="minorHAnsi"/>
            <w:color w:val="auto"/>
            <w:sz w:val="22"/>
            <w:szCs w:val="22"/>
          </w:rPr>
          <w:t xml:space="preserve"> a</w:t>
        </w:r>
      </w:ins>
      <w:ins w:id="68" w:author="Klusáková Barbora" w:date="2026-02-02T09:45:00Z">
        <w:r w:rsidRPr="00177027">
          <w:rPr>
            <w:rFonts w:asciiTheme="minorHAnsi" w:hAnsiTheme="minorHAnsi" w:cstheme="minorHAnsi"/>
            <w:color w:val="auto"/>
            <w:sz w:val="22"/>
            <w:szCs w:val="22"/>
          </w:rPr>
          <w:t xml:space="preserve"> doktorand zapsaný ke studiu před tímto datem, pokud jeho první období výuky započalo až po 1. 3. 2025, SDZ nekoná. Státní závěrečná zkouška takového doktoranda spočívá pouze v obhajobě disertační práce</w:t>
        </w:r>
      </w:ins>
      <w:ins w:id="69" w:author="Klusáková Barbora" w:date="2026-02-02T09:49:00Z">
        <w:r>
          <w:rPr>
            <w:rFonts w:asciiTheme="minorHAnsi" w:hAnsiTheme="minorHAnsi" w:cstheme="minorHAnsi"/>
            <w:color w:val="auto"/>
            <w:sz w:val="22"/>
            <w:szCs w:val="22"/>
          </w:rPr>
          <w:t>.</w:t>
        </w:r>
      </w:ins>
    </w:p>
    <w:p w14:paraId="4904F802" w14:textId="541F5A83" w:rsidR="000A4323" w:rsidRPr="00D47776" w:rsidRDefault="005B2C9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Cílem </w:t>
      </w:r>
      <w:del w:id="70" w:author="Klusáková Barbora" w:date="2026-02-02T09:49:00Z">
        <w:r w:rsidRPr="00D47776" w:rsidDel="00177027">
          <w:rPr>
            <w:rFonts w:asciiTheme="minorHAnsi" w:hAnsiTheme="minorHAnsi" w:cstheme="minorHAnsi"/>
            <w:color w:val="auto"/>
            <w:sz w:val="22"/>
            <w:szCs w:val="22"/>
          </w:rPr>
          <w:delText>státní doktorské zkoušky (dále jen „</w:delText>
        </w:r>
      </w:del>
      <w:r w:rsidRPr="00D47776">
        <w:rPr>
          <w:rFonts w:asciiTheme="minorHAnsi" w:hAnsiTheme="minorHAnsi" w:cstheme="minorHAnsi"/>
          <w:color w:val="auto"/>
          <w:sz w:val="22"/>
          <w:szCs w:val="22"/>
        </w:rPr>
        <w:t>SDZ</w:t>
      </w:r>
      <w:del w:id="71" w:author="Klusáková Barbora" w:date="2026-02-02T09:49:00Z">
        <w:r w:rsidR="002443DC" w:rsidRPr="00D47776" w:rsidDel="00177027">
          <w:rPr>
            <w:rFonts w:asciiTheme="minorHAnsi" w:hAnsiTheme="minorHAnsi" w:cstheme="minorHAnsi"/>
            <w:color w:val="auto"/>
            <w:sz w:val="22"/>
            <w:szCs w:val="22"/>
          </w:rPr>
          <w:delText>“)</w:delText>
        </w:r>
      </w:del>
      <w:r w:rsidRPr="00D47776">
        <w:rPr>
          <w:rFonts w:asciiTheme="minorHAnsi" w:hAnsiTheme="minorHAnsi" w:cstheme="minorHAnsi"/>
          <w:color w:val="auto"/>
          <w:sz w:val="22"/>
          <w:szCs w:val="22"/>
        </w:rPr>
        <w:t xml:space="preserve"> je ověření šíře a kvality znalostí doktoranda, jeho způsobilosti osvojovat si nové poznatky, hodnotit je a tvůrčím způsobem využívat ve vztahu ke</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zvolenému oboru doktorského studijního programu a tématu disertační práce. Součástí SDZ je i</w:t>
      </w:r>
      <w:r w:rsidR="005E7540"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diskuse o</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problematice disertační práce.</w:t>
      </w:r>
      <w:r w:rsidR="000A4323" w:rsidRPr="00D47776">
        <w:rPr>
          <w:rFonts w:asciiTheme="minorHAnsi" w:hAnsiTheme="minorHAnsi" w:cstheme="minorHAnsi"/>
          <w:color w:val="auto"/>
          <w:sz w:val="22"/>
          <w:szCs w:val="22"/>
        </w:rPr>
        <w:t xml:space="preserve"> Podmínkou konání SDZ je předchozí úspěšné absolvování studijního blok</w:t>
      </w:r>
      <w:r w:rsidR="000A48BF" w:rsidRPr="00D47776">
        <w:rPr>
          <w:rFonts w:asciiTheme="minorHAnsi" w:hAnsiTheme="minorHAnsi" w:cstheme="minorHAnsi"/>
          <w:color w:val="auto"/>
          <w:sz w:val="22"/>
          <w:szCs w:val="22"/>
        </w:rPr>
        <w:t>u</w:t>
      </w:r>
      <w:r w:rsidR="000A4323" w:rsidRPr="00D47776">
        <w:rPr>
          <w:rFonts w:asciiTheme="minorHAnsi" w:hAnsiTheme="minorHAnsi" w:cstheme="minorHAnsi"/>
          <w:color w:val="auto"/>
          <w:sz w:val="22"/>
          <w:szCs w:val="22"/>
        </w:rPr>
        <w:t>.</w:t>
      </w:r>
      <w:r w:rsidR="00B002AB" w:rsidRPr="00D47776">
        <w:rPr>
          <w:rFonts w:asciiTheme="minorHAnsi" w:hAnsiTheme="minorHAnsi" w:cstheme="minorHAnsi"/>
          <w:color w:val="auto"/>
          <w:sz w:val="22"/>
          <w:szCs w:val="22"/>
        </w:rPr>
        <w:t xml:space="preserve"> SDZ může bezprostředně navazovat na rozpravu o disertační práci.</w:t>
      </w:r>
    </w:p>
    <w:p w14:paraId="22A952F1" w14:textId="7297A700" w:rsidR="00FA6968" w:rsidRPr="00D47776" w:rsidRDefault="00FA6968" w:rsidP="00A235E9">
      <w:pPr>
        <w:pStyle w:val="Normln10"/>
        <w:numPr>
          <w:ilvl w:val="0"/>
          <w:numId w:val="43"/>
        </w:numPr>
        <w:spacing w:afterLines="40" w:after="96"/>
        <w:ind w:left="426"/>
        <w:rPr>
          <w:rFonts w:asciiTheme="minorHAnsi" w:hAnsiTheme="minorHAnsi" w:cstheme="minorHAnsi"/>
          <w:color w:val="auto"/>
          <w:sz w:val="22"/>
          <w:szCs w:val="22"/>
        </w:rPr>
      </w:pPr>
      <w:r>
        <w:rPr>
          <w:rFonts w:ascii="Calibri" w:hAnsi="Calibri" w:cs="Calibri"/>
          <w:sz w:val="22"/>
          <w:szCs w:val="22"/>
        </w:rPr>
        <w:t xml:space="preserve">SDZ se koná před zkušební komisí pro SDZ, která je na návrh vedoucího školícího pracoviště nebo člena ORO po schválení v ORO jmenována děkanem, včetně předsedy zkušební komise. V případě existence více návrhů na složení komise jedná ORO o všech těchto návrzích. Zkušební komise je nejméně </w:t>
      </w:r>
      <w:del w:id="72" w:author="Klusáková Barbora" w:date="2026-02-02T09:50:00Z">
        <w:r w:rsidDel="00F74580">
          <w:rPr>
            <w:rFonts w:ascii="Calibri" w:hAnsi="Calibri" w:cs="Calibri"/>
            <w:sz w:val="22"/>
            <w:szCs w:val="22"/>
          </w:rPr>
          <w:delText>pětičlenná</w:delText>
        </w:r>
      </w:del>
      <w:ins w:id="73" w:author="Klusáková Barbora" w:date="2026-02-02T09:50:00Z">
        <w:r w:rsidR="00F74580">
          <w:rPr>
            <w:rFonts w:ascii="Calibri" w:hAnsi="Calibri" w:cs="Calibri"/>
            <w:sz w:val="22"/>
            <w:szCs w:val="22"/>
          </w:rPr>
          <w:t xml:space="preserve">čtyřčlenná, </w:t>
        </w:r>
        <w:r w:rsidR="00F74580" w:rsidRPr="00F74580">
          <w:rPr>
            <w:rFonts w:ascii="Calibri" w:hAnsi="Calibri" w:cs="Calibri"/>
            <w:sz w:val="22"/>
            <w:szCs w:val="22"/>
          </w:rPr>
          <w:t>počet přítomných členů zkušební komise při konání SDZ nesmí být menší než tři</w:t>
        </w:r>
      </w:ins>
      <w:r>
        <w:rPr>
          <w:rFonts w:ascii="Calibri" w:hAnsi="Calibri" w:cs="Calibri"/>
          <w:sz w:val="22"/>
          <w:szCs w:val="22"/>
        </w:rPr>
        <w:t>. Školitel a školitel-specialista nejsou členy komise. Nejméně dva členové ze</w:t>
      </w:r>
      <w:r w:rsidR="00335EA9">
        <w:rPr>
          <w:rFonts w:ascii="Calibri" w:hAnsi="Calibri" w:cs="Calibri"/>
          <w:sz w:val="22"/>
          <w:szCs w:val="22"/>
        </w:rPr>
        <w:t> </w:t>
      </w:r>
      <w:r>
        <w:rPr>
          <w:rFonts w:ascii="Calibri" w:hAnsi="Calibri" w:cs="Calibri"/>
          <w:sz w:val="22"/>
          <w:szCs w:val="22"/>
        </w:rPr>
        <w:t>zkušební komise nesmí být zaměstnanci ČVUT. Zkušební komise pro daný obor může být stálá nebo může být navržena pro jednotlivé SDZ.</w:t>
      </w:r>
    </w:p>
    <w:p w14:paraId="4904F804" w14:textId="77777777" w:rsidR="000A4323" w:rsidRPr="00D47776" w:rsidRDefault="005B2C9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Členové zkušební komise pro SDZ jsou profesoři, docenti a význační odborníci z praxe. Odborníky, kteří nejsou profesory a docenty, schvaluje jako možné členy zkušební komise příslušná vědecká rada. Předsedou komise může být jen profesor nebo docent.</w:t>
      </w:r>
    </w:p>
    <w:p w14:paraId="4904F805" w14:textId="73B9FA30" w:rsidR="000A4323" w:rsidRPr="00D47776" w:rsidRDefault="005B2C9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Konání SDZ musí být zveřejn</w:t>
      </w:r>
      <w:r w:rsidR="000A4323" w:rsidRPr="00D47776">
        <w:rPr>
          <w:rFonts w:asciiTheme="minorHAnsi" w:hAnsiTheme="minorHAnsi" w:cstheme="minorHAnsi"/>
          <w:color w:val="auto"/>
          <w:sz w:val="22"/>
          <w:szCs w:val="22"/>
        </w:rPr>
        <w:t xml:space="preserve">ěno minimálně 2 týdny předem ve </w:t>
      </w:r>
      <w:r w:rsidR="000A4323" w:rsidRPr="00D47776">
        <w:rPr>
          <w:rFonts w:asciiTheme="minorHAnsi" w:hAnsiTheme="minorHAnsi"/>
          <w:color w:val="auto"/>
          <w:sz w:val="22"/>
        </w:rPr>
        <w:t>veřejné části internetových st</w:t>
      </w:r>
      <w:ins w:id="74" w:author="Zeman, Jan" w:date="2026-02-22T20:01:00Z" w16du:dateUtc="2026-02-22T19:01:00Z">
        <w:r w:rsidR="003B23AB">
          <w:rPr>
            <w:rFonts w:asciiTheme="minorHAnsi" w:hAnsiTheme="minorHAnsi"/>
            <w:color w:val="auto"/>
            <w:sz w:val="22"/>
          </w:rPr>
          <w:t>r</w:t>
        </w:r>
      </w:ins>
      <w:r w:rsidR="000A4323" w:rsidRPr="00D47776">
        <w:rPr>
          <w:rFonts w:asciiTheme="minorHAnsi" w:hAnsiTheme="minorHAnsi"/>
          <w:color w:val="auto"/>
          <w:sz w:val="22"/>
        </w:rPr>
        <w:t>ánek</w:t>
      </w:r>
      <w:r w:rsidR="000A4323" w:rsidRPr="00D47776">
        <w:rPr>
          <w:rFonts w:asciiTheme="minorHAnsi" w:hAnsiTheme="minorHAnsi" w:cstheme="minorHAnsi"/>
          <w:color w:val="auto"/>
          <w:sz w:val="22"/>
          <w:szCs w:val="22"/>
        </w:rPr>
        <w:t xml:space="preserve"> </w:t>
      </w:r>
      <w:r w:rsidRPr="00D47776">
        <w:rPr>
          <w:rFonts w:asciiTheme="minorHAnsi" w:hAnsiTheme="minorHAnsi" w:cstheme="minorHAnsi"/>
          <w:color w:val="auto"/>
          <w:sz w:val="22"/>
          <w:szCs w:val="22"/>
        </w:rPr>
        <w:t>fakulty.</w:t>
      </w:r>
    </w:p>
    <w:p w14:paraId="4904F806" w14:textId="77777777" w:rsidR="000A4323" w:rsidRPr="00D47776" w:rsidRDefault="005B2C9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Doktorand předkládá písemnou žádost o vykonání SDZ na předepsaném formuláři oddělení VVČ. Součástí žádosti je seznam publikací (projektů) doktoranda včetně jejich případných ohlasů. K</w:t>
      </w:r>
      <w:r w:rsidR="005E7540"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žádosti se vyjadřuje školitel a vedoucí školicího pracoviště, konání SDZ schvaluje předseda ORO. Termín SDZ stanoví děkan po dohodě s</w:t>
      </w:r>
      <w:r w:rsidR="0023326F"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předsedou zkušební komise.</w:t>
      </w:r>
    </w:p>
    <w:p w14:paraId="4904F807" w14:textId="77777777" w:rsidR="000A4323" w:rsidRPr="00D47776" w:rsidRDefault="005B2C9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Průběh SDZ a vyhlášení výsledku jsou veřejné. Hodnocení průběhu SDZ je neveřejné. Výsledné celkové hodnocení SDZ je hodnoceno stupni: „prospěl s</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vyznamenáním“, „prospěl“ nebo „neprospěl“.</w:t>
      </w:r>
    </w:p>
    <w:p w14:paraId="4904F808" w14:textId="6416F622" w:rsidR="000A4323" w:rsidRPr="00D47776" w:rsidRDefault="005B2C9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lastRenderedPageBreak/>
        <w:t xml:space="preserve">Zkušební komise pro SDZ v neveřejné části rozhoduje </w:t>
      </w:r>
      <w:ins w:id="75" w:author="Klusáková Barbora" w:date="2026-02-02T09:57:00Z">
        <w:r w:rsidR="004B3503">
          <w:rPr>
            <w:rFonts w:asciiTheme="minorHAnsi" w:hAnsiTheme="minorHAnsi" w:cstheme="minorHAnsi"/>
            <w:color w:val="auto"/>
            <w:sz w:val="22"/>
            <w:szCs w:val="22"/>
          </w:rPr>
          <w:t xml:space="preserve">tajným </w:t>
        </w:r>
      </w:ins>
      <w:r w:rsidRPr="00D47776">
        <w:rPr>
          <w:rFonts w:asciiTheme="minorHAnsi" w:hAnsiTheme="minorHAnsi" w:cstheme="minorHAnsi"/>
          <w:color w:val="auto"/>
          <w:sz w:val="22"/>
          <w:szCs w:val="22"/>
        </w:rPr>
        <w:t>hlasováním</w:t>
      </w:r>
      <w:ins w:id="76" w:author="Klusáková Barbora" w:date="2026-02-11T10:03:00Z">
        <w:r w:rsidR="00AE7CDF">
          <w:rPr>
            <w:rFonts w:asciiTheme="minorHAnsi" w:hAnsiTheme="minorHAnsi" w:cstheme="minorHAnsi"/>
            <w:color w:val="auto"/>
            <w:sz w:val="22"/>
            <w:szCs w:val="22"/>
          </w:rPr>
          <w:t xml:space="preserve"> </w:t>
        </w:r>
      </w:ins>
      <w:del w:id="77" w:author="Klusáková Barbora" w:date="2026-02-02T09:57:00Z">
        <w:r w:rsidRPr="00D47776" w:rsidDel="004B3503">
          <w:rPr>
            <w:rFonts w:asciiTheme="minorHAnsi" w:hAnsiTheme="minorHAnsi" w:cstheme="minorHAnsi"/>
            <w:color w:val="auto"/>
            <w:sz w:val="22"/>
            <w:szCs w:val="22"/>
          </w:rPr>
          <w:delText xml:space="preserve"> </w:delText>
        </w:r>
      </w:del>
      <w:r w:rsidRPr="00D47776">
        <w:rPr>
          <w:rFonts w:asciiTheme="minorHAnsi" w:hAnsiTheme="minorHAnsi" w:cstheme="minorHAnsi"/>
          <w:color w:val="auto"/>
          <w:sz w:val="22"/>
          <w:szCs w:val="22"/>
        </w:rPr>
        <w:t>při nejméně dvoutřetinové přítomnosti svých členů. Zkušební komise nejprve hlasuje mezi stupni „prospěl“, nebo „neprospěl“. K</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výsledku „prospěl“ je zapotřebí, aby pro toto hodnocení hlasovala nadpoloviční většina všech přítomných členů, v</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opačném případě je výsledek „neprospěl“. U výsledku „neprospěl“ se zkušební komise usnáší na prohlášení, kterým odůvodňuje své rozhodnutí. V</w:t>
      </w:r>
      <w:r w:rsidR="005E7540"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případě výsledku „prospěl“ hlasuje zkušební komise dále mezi stupni „prospěl s</w:t>
      </w:r>
      <w:r w:rsidR="005E7540"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vyznamenáním“ nebo „prospěl“. K</w:t>
      </w:r>
      <w:ins w:id="78" w:author="Klusáková Barbora" w:date="2026-02-11T12:44:00Z">
        <w:r w:rsidR="00866625">
          <w:rPr>
            <w:rFonts w:asciiTheme="minorHAnsi" w:hAnsiTheme="minorHAnsi" w:cstheme="minorHAnsi"/>
            <w:color w:val="auto"/>
            <w:sz w:val="22"/>
            <w:szCs w:val="22"/>
          </w:rPr>
          <w:t> </w:t>
        </w:r>
      </w:ins>
      <w:del w:id="79" w:author="Klusáková Barbora" w:date="2026-02-11T12:44:00Z">
        <w:r w:rsidRPr="00D47776" w:rsidDel="00866625">
          <w:rPr>
            <w:rFonts w:asciiTheme="minorHAnsi" w:hAnsiTheme="minorHAnsi" w:cstheme="minorHAnsi"/>
            <w:color w:val="auto"/>
            <w:sz w:val="22"/>
            <w:szCs w:val="22"/>
          </w:rPr>
          <w:delText xml:space="preserve"> </w:delText>
        </w:r>
      </w:del>
      <w:r w:rsidRPr="00D47776">
        <w:rPr>
          <w:rFonts w:asciiTheme="minorHAnsi" w:hAnsiTheme="minorHAnsi" w:cstheme="minorHAnsi"/>
          <w:color w:val="auto"/>
          <w:sz w:val="22"/>
          <w:szCs w:val="22"/>
        </w:rPr>
        <w:t>hodnocení „prospěl s vyznamenáním“ je zapotřebí, aby pro toto hodnocení hlasovala nadpoloviční většina všech přítomných členů, v opačném případě je výsledek „prospěl“.</w:t>
      </w:r>
    </w:p>
    <w:p w14:paraId="4904F809" w14:textId="0C2A2DD4" w:rsidR="000A4323" w:rsidRPr="00D47776" w:rsidRDefault="005B2C9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Jestliže je výsledek hodnocení zkušební komise pro SDZ „neprospěl“, může doktorand SDZ opakovat nejvýše jednou, a to nejdříve po třech měsících ode dne neúspěšně vykonané zkoušky. V případě opakovaného výsledku SDZ „neprospěl“ se studium ukončuje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56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b) zákona a</w:t>
      </w:r>
      <w:r w:rsidR="000F2DAE" w:rsidRPr="00D47776">
        <w:rPr>
          <w:rFonts w:asciiTheme="minorHAnsi" w:hAnsiTheme="minorHAnsi" w:cstheme="minorHAnsi"/>
          <w:color w:val="auto"/>
          <w:sz w:val="22"/>
          <w:szCs w:val="22"/>
        </w:rPr>
        <w:t>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34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Na postup při rozhodování v této věci se vztahuje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68 zákona. V případě opakované zkoušky nemůže být výsledkem hodnocení „prospěl s vyznamenáním“.</w:t>
      </w:r>
    </w:p>
    <w:p w14:paraId="4904F80A" w14:textId="77777777" w:rsidR="005B2C93" w:rsidRPr="00D47776" w:rsidRDefault="000A4323" w:rsidP="00A235E9">
      <w:pPr>
        <w:pStyle w:val="Normln10"/>
        <w:numPr>
          <w:ilvl w:val="0"/>
          <w:numId w:val="43"/>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O průběhu SDZ a jejím závěru</w:t>
      </w:r>
      <w:r w:rsidR="005B2C93" w:rsidRPr="00D47776">
        <w:rPr>
          <w:rFonts w:asciiTheme="minorHAnsi" w:hAnsiTheme="minorHAnsi" w:cstheme="minorHAnsi"/>
          <w:color w:val="auto"/>
          <w:sz w:val="22"/>
          <w:szCs w:val="22"/>
        </w:rPr>
        <w:t xml:space="preserve"> se vede zápis, který podepisuje předseda zkušební komise pro SDZ a o hlasování je pořízen protokol, který podepisuje předseda zkušební komise a všichni její přítomní členové. </w:t>
      </w:r>
      <w:r w:rsidRPr="00D47776">
        <w:rPr>
          <w:rFonts w:asciiTheme="minorHAnsi" w:hAnsiTheme="minorHAnsi" w:cstheme="minorHAnsi"/>
          <w:color w:val="auto"/>
          <w:sz w:val="22"/>
          <w:szCs w:val="22"/>
        </w:rPr>
        <w:t xml:space="preserve">Zápis je uložen na příslušném oddělení VVČ. </w:t>
      </w:r>
    </w:p>
    <w:p w14:paraId="4904F80C" w14:textId="77777777" w:rsidR="00814EAC" w:rsidRPr="00D47776" w:rsidRDefault="00814EAC" w:rsidP="005B2C93">
      <w:pPr>
        <w:pStyle w:val="Normln10"/>
        <w:spacing w:afterLines="40" w:after="96"/>
        <w:ind w:left="454" w:hanging="454"/>
        <w:jc w:val="center"/>
        <w:rPr>
          <w:rFonts w:asciiTheme="minorHAnsi" w:hAnsiTheme="minorHAnsi" w:cstheme="minorHAnsi"/>
          <w:b/>
          <w:color w:val="auto"/>
          <w:sz w:val="22"/>
          <w:szCs w:val="22"/>
        </w:rPr>
      </w:pPr>
    </w:p>
    <w:p w14:paraId="4904F80D" w14:textId="77777777" w:rsidR="009D2773" w:rsidRPr="00D47776" w:rsidRDefault="009D2773" w:rsidP="005B2C93">
      <w:pPr>
        <w:pStyle w:val="Normln10"/>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30</w:t>
      </w:r>
    </w:p>
    <w:p w14:paraId="4904F80E"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Hodnocení a obhajoba disertační práce</w:t>
      </w:r>
    </w:p>
    <w:p w14:paraId="4904F80F" w14:textId="585C2895" w:rsidR="000A4323" w:rsidRPr="00D47776" w:rsidRDefault="005B2C93" w:rsidP="00A235E9">
      <w:pPr>
        <w:pStyle w:val="Normln10"/>
        <w:numPr>
          <w:ilvl w:val="0"/>
          <w:numId w:val="44"/>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Doktorand </w:t>
      </w:r>
      <w:del w:id="80" w:author="Klusáková Barbora" w:date="2026-02-02T10:02:00Z">
        <w:r w:rsidRPr="00D47776" w:rsidDel="00E07768">
          <w:rPr>
            <w:rFonts w:asciiTheme="minorHAnsi" w:hAnsiTheme="minorHAnsi" w:cstheme="minorHAnsi"/>
            <w:color w:val="auto"/>
            <w:sz w:val="22"/>
            <w:szCs w:val="22"/>
          </w:rPr>
          <w:delText xml:space="preserve">po předchozím složení SDZ </w:delText>
        </w:r>
      </w:del>
      <w:r w:rsidRPr="00D47776">
        <w:rPr>
          <w:rFonts w:asciiTheme="minorHAnsi" w:hAnsiTheme="minorHAnsi" w:cstheme="minorHAnsi"/>
          <w:color w:val="auto"/>
          <w:sz w:val="22"/>
          <w:szCs w:val="22"/>
        </w:rPr>
        <w:t>odevzdává pro započetí řízení k</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obhajobě své disertační práce písemnou žádost o </w:t>
      </w:r>
      <w:del w:id="81" w:author="Zeman, Jan" w:date="2026-02-22T19:58:00Z" w16du:dateUtc="2026-02-22T18:58:00Z">
        <w:r w:rsidRPr="00D47776" w:rsidDel="00F727B0">
          <w:rPr>
            <w:rFonts w:asciiTheme="minorHAnsi" w:hAnsiTheme="minorHAnsi" w:cstheme="minorHAnsi"/>
            <w:color w:val="auto"/>
            <w:sz w:val="22"/>
            <w:szCs w:val="22"/>
          </w:rPr>
          <w:delText>povolení</w:delText>
        </w:r>
      </w:del>
      <w:r w:rsidRPr="00D47776">
        <w:rPr>
          <w:rFonts w:asciiTheme="minorHAnsi" w:hAnsiTheme="minorHAnsi" w:cstheme="minorHAnsi"/>
          <w:color w:val="auto"/>
          <w:sz w:val="22"/>
          <w:szCs w:val="22"/>
        </w:rPr>
        <w:t xml:space="preserve"> </w:t>
      </w:r>
      <w:del w:id="82" w:author="Zeman, Jan" w:date="2026-02-22T19:58:00Z" w16du:dateUtc="2026-02-22T18:58:00Z">
        <w:r w:rsidRPr="00D47776" w:rsidDel="00F727B0">
          <w:rPr>
            <w:rFonts w:asciiTheme="minorHAnsi" w:hAnsiTheme="minorHAnsi" w:cstheme="minorHAnsi"/>
            <w:color w:val="auto"/>
            <w:sz w:val="22"/>
            <w:szCs w:val="22"/>
          </w:rPr>
          <w:delText xml:space="preserve">obhajoby </w:delText>
        </w:r>
      </w:del>
      <w:ins w:id="83" w:author="Zeman, Jan" w:date="2026-02-22T19:58:00Z" w16du:dateUtc="2026-02-22T18:58:00Z">
        <w:r w:rsidR="00F727B0" w:rsidRPr="00D47776">
          <w:rPr>
            <w:rFonts w:asciiTheme="minorHAnsi" w:hAnsiTheme="minorHAnsi" w:cstheme="minorHAnsi"/>
            <w:color w:val="auto"/>
            <w:sz w:val="22"/>
            <w:szCs w:val="22"/>
          </w:rPr>
          <w:t>obhajob</w:t>
        </w:r>
        <w:r w:rsidR="00F727B0">
          <w:rPr>
            <w:rFonts w:asciiTheme="minorHAnsi" w:hAnsiTheme="minorHAnsi" w:cstheme="minorHAnsi"/>
            <w:color w:val="auto"/>
            <w:sz w:val="22"/>
            <w:szCs w:val="22"/>
          </w:rPr>
          <w:t>u</w:t>
        </w:r>
        <w:r w:rsidR="00F727B0" w:rsidRPr="00D47776">
          <w:rPr>
            <w:rFonts w:asciiTheme="minorHAnsi" w:hAnsiTheme="minorHAnsi" w:cstheme="minorHAnsi"/>
            <w:color w:val="auto"/>
            <w:sz w:val="22"/>
            <w:szCs w:val="22"/>
          </w:rPr>
          <w:t xml:space="preserve"> </w:t>
        </w:r>
      </w:ins>
      <w:r w:rsidRPr="00D47776">
        <w:rPr>
          <w:rFonts w:asciiTheme="minorHAnsi" w:hAnsiTheme="minorHAnsi" w:cstheme="minorHAnsi"/>
          <w:color w:val="auto"/>
          <w:sz w:val="22"/>
          <w:szCs w:val="22"/>
        </w:rPr>
        <w:t>(na stanoveném formuláři), disertační práci ve čtyřech vyhotoveních a v el</w:t>
      </w:r>
      <w:r w:rsidR="000A4323" w:rsidRPr="00D47776">
        <w:rPr>
          <w:rFonts w:asciiTheme="minorHAnsi" w:hAnsiTheme="minorHAnsi" w:cstheme="minorHAnsi"/>
          <w:color w:val="auto"/>
          <w:sz w:val="22"/>
          <w:szCs w:val="22"/>
        </w:rPr>
        <w:t>ektronické podobě ve formátu PDF</w:t>
      </w:r>
      <w:ins w:id="84" w:author="Klusáková Barbora" w:date="2026-02-02T10:05:00Z">
        <w:r w:rsidR="00E07768">
          <w:rPr>
            <w:rFonts w:asciiTheme="minorHAnsi" w:hAnsiTheme="minorHAnsi" w:cstheme="minorHAnsi"/>
            <w:color w:val="auto"/>
            <w:sz w:val="22"/>
            <w:szCs w:val="22"/>
          </w:rPr>
          <w:t xml:space="preserve"> dle článku 35</w:t>
        </w:r>
      </w:ins>
      <w:r w:rsidRPr="00D47776">
        <w:rPr>
          <w:rFonts w:asciiTheme="minorHAnsi" w:hAnsiTheme="minorHAnsi" w:cstheme="minorHAnsi"/>
          <w:color w:val="auto"/>
          <w:sz w:val="22"/>
          <w:szCs w:val="22"/>
        </w:rPr>
        <w:t>, životopis, posudek školitele a</w:t>
      </w:r>
      <w:r w:rsidR="005E7540"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seznam vlastních publikací (projektů) včetně jejich ohlasů dělený na práce k tématu disertační práce a</w:t>
      </w:r>
      <w:r w:rsidR="000F2DAE"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na</w:t>
      </w:r>
      <w:r w:rsidR="00E3342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ostatní.</w:t>
      </w:r>
      <w:r w:rsidR="00C51ECC" w:rsidRPr="00D47776">
        <w:rPr>
          <w:rFonts w:asciiTheme="minorHAnsi" w:hAnsiTheme="minorHAnsi" w:cstheme="minorHAnsi"/>
          <w:color w:val="auto"/>
          <w:sz w:val="22"/>
          <w:szCs w:val="22"/>
        </w:rPr>
        <w:t xml:space="preserve"> </w:t>
      </w:r>
      <w:ins w:id="85" w:author="Klusáková Barbora" w:date="2026-02-02T10:02:00Z">
        <w:r w:rsidR="00E07768" w:rsidRPr="00E07768">
          <w:rPr>
            <w:rFonts w:asciiTheme="minorHAnsi" w:hAnsiTheme="minorHAnsi" w:cstheme="minorHAnsi"/>
            <w:color w:val="auto"/>
            <w:sz w:val="22"/>
            <w:szCs w:val="22"/>
          </w:rPr>
          <w:t xml:space="preserve">Podmínkou odevzdání disertační práce je předchozí úspěšné absolvování studijního bloku (čl. 27) </w:t>
        </w:r>
        <w:r w:rsidR="00E07768">
          <w:rPr>
            <w:rFonts w:asciiTheme="minorHAnsi" w:hAnsiTheme="minorHAnsi" w:cstheme="minorHAnsi"/>
            <w:color w:val="auto"/>
            <w:sz w:val="22"/>
            <w:szCs w:val="22"/>
          </w:rPr>
          <w:t>a</w:t>
        </w:r>
      </w:ins>
      <w:ins w:id="86" w:author="Klusáková Barbora" w:date="2026-02-02T10:05:00Z">
        <w:r w:rsidR="00E07768">
          <w:rPr>
            <w:rFonts w:asciiTheme="minorHAnsi" w:hAnsiTheme="minorHAnsi" w:cstheme="minorHAnsi"/>
            <w:color w:val="auto"/>
            <w:sz w:val="22"/>
            <w:szCs w:val="22"/>
          </w:rPr>
          <w:t xml:space="preserve"> </w:t>
        </w:r>
      </w:ins>
      <w:del w:id="87" w:author="Klusáková Barbora" w:date="2026-02-02T10:02:00Z">
        <w:r w:rsidR="00C51ECC" w:rsidRPr="00D47776" w:rsidDel="00E07768">
          <w:rPr>
            <w:rFonts w:asciiTheme="minorHAnsi" w:hAnsiTheme="minorHAnsi" w:cstheme="minorHAnsi"/>
            <w:color w:val="auto"/>
            <w:sz w:val="22"/>
            <w:szCs w:val="22"/>
          </w:rPr>
          <w:delText xml:space="preserve">Doktorand předkládá disertační práci pouze v případě, že již </w:delText>
        </w:r>
      </w:del>
      <w:r w:rsidR="00C51ECC" w:rsidRPr="00D47776">
        <w:rPr>
          <w:rFonts w:asciiTheme="minorHAnsi" w:hAnsiTheme="minorHAnsi" w:cstheme="minorHAnsi"/>
          <w:color w:val="auto"/>
          <w:sz w:val="22"/>
          <w:szCs w:val="22"/>
        </w:rPr>
        <w:t>publik</w:t>
      </w:r>
      <w:ins w:id="88" w:author="Klusáková Barbora" w:date="2026-02-02T10:03:00Z">
        <w:r w:rsidR="00E07768">
          <w:rPr>
            <w:rFonts w:asciiTheme="minorHAnsi" w:hAnsiTheme="minorHAnsi" w:cstheme="minorHAnsi"/>
            <w:color w:val="auto"/>
            <w:sz w:val="22"/>
            <w:szCs w:val="22"/>
          </w:rPr>
          <w:t>ace</w:t>
        </w:r>
      </w:ins>
      <w:del w:id="89" w:author="Klusáková Barbora" w:date="2026-02-02T10:02:00Z">
        <w:r w:rsidR="00C51ECC" w:rsidRPr="00D47776" w:rsidDel="00E07768">
          <w:rPr>
            <w:rFonts w:asciiTheme="minorHAnsi" w:hAnsiTheme="minorHAnsi" w:cstheme="minorHAnsi"/>
            <w:color w:val="auto"/>
            <w:sz w:val="22"/>
            <w:szCs w:val="22"/>
          </w:rPr>
          <w:delText>ova</w:delText>
        </w:r>
      </w:del>
      <w:del w:id="90" w:author="Klusáková Barbora" w:date="2026-02-02T10:03:00Z">
        <w:r w:rsidR="00C51ECC" w:rsidRPr="00D47776" w:rsidDel="00E07768">
          <w:rPr>
            <w:rFonts w:asciiTheme="minorHAnsi" w:hAnsiTheme="minorHAnsi" w:cstheme="minorHAnsi"/>
            <w:color w:val="auto"/>
            <w:sz w:val="22"/>
            <w:szCs w:val="22"/>
          </w:rPr>
          <w:delText>l</w:delText>
        </w:r>
      </w:del>
      <w:r w:rsidR="00C51ECC" w:rsidRPr="00D47776">
        <w:rPr>
          <w:rFonts w:asciiTheme="minorHAnsi" w:hAnsiTheme="minorHAnsi" w:cstheme="minorHAnsi"/>
          <w:color w:val="auto"/>
          <w:sz w:val="22"/>
          <w:szCs w:val="22"/>
        </w:rPr>
        <w:t xml:space="preserve"> nebo </w:t>
      </w:r>
      <w:del w:id="91" w:author="Klusáková Barbora" w:date="2026-02-02T10:03:00Z">
        <w:r w:rsidR="00C51ECC" w:rsidRPr="00D47776" w:rsidDel="00E07768">
          <w:rPr>
            <w:rFonts w:asciiTheme="minorHAnsi" w:hAnsiTheme="minorHAnsi" w:cstheme="minorHAnsi"/>
            <w:color w:val="auto"/>
            <w:sz w:val="22"/>
            <w:szCs w:val="22"/>
          </w:rPr>
          <w:delText xml:space="preserve">má </w:delText>
        </w:r>
      </w:del>
      <w:ins w:id="92" w:author="Klusáková Barbora" w:date="2026-02-02T10:03:00Z">
        <w:r w:rsidR="00E07768">
          <w:rPr>
            <w:rFonts w:asciiTheme="minorHAnsi" w:hAnsiTheme="minorHAnsi" w:cstheme="minorHAnsi"/>
            <w:color w:val="auto"/>
            <w:sz w:val="22"/>
            <w:szCs w:val="22"/>
          </w:rPr>
          <w:t xml:space="preserve">přijetí </w:t>
        </w:r>
      </w:ins>
      <w:r w:rsidR="00C51ECC" w:rsidRPr="00D47776">
        <w:rPr>
          <w:rFonts w:asciiTheme="minorHAnsi" w:hAnsiTheme="minorHAnsi" w:cstheme="minorHAnsi"/>
          <w:color w:val="auto"/>
          <w:sz w:val="22"/>
          <w:szCs w:val="22"/>
        </w:rPr>
        <w:t xml:space="preserve">k publikaci </w:t>
      </w:r>
      <w:del w:id="93" w:author="Klusáková Barbora" w:date="2026-02-02T10:03:00Z">
        <w:r w:rsidR="00C51ECC" w:rsidRPr="00D47776" w:rsidDel="00E07768">
          <w:rPr>
            <w:rFonts w:asciiTheme="minorHAnsi" w:hAnsiTheme="minorHAnsi" w:cstheme="minorHAnsi"/>
            <w:color w:val="auto"/>
            <w:sz w:val="22"/>
            <w:szCs w:val="22"/>
          </w:rPr>
          <w:delText xml:space="preserve">přijatý </w:delText>
        </w:r>
      </w:del>
      <w:r w:rsidR="00C51ECC" w:rsidRPr="00D47776">
        <w:rPr>
          <w:rFonts w:asciiTheme="minorHAnsi" w:hAnsiTheme="minorHAnsi" w:cstheme="minorHAnsi"/>
          <w:color w:val="auto"/>
          <w:sz w:val="22"/>
          <w:szCs w:val="22"/>
        </w:rPr>
        <w:t>alespoň jed</w:t>
      </w:r>
      <w:ins w:id="94" w:author="Klusáková Barbora" w:date="2026-02-02T10:03:00Z">
        <w:r w:rsidR="00E07768">
          <w:rPr>
            <w:rFonts w:asciiTheme="minorHAnsi" w:hAnsiTheme="minorHAnsi" w:cstheme="minorHAnsi"/>
            <w:color w:val="auto"/>
            <w:sz w:val="22"/>
            <w:szCs w:val="22"/>
          </w:rPr>
          <w:t>noho</w:t>
        </w:r>
      </w:ins>
      <w:del w:id="95" w:author="Klusáková Barbora" w:date="2026-02-02T10:03:00Z">
        <w:r w:rsidR="00C51ECC" w:rsidRPr="00D47776" w:rsidDel="00E07768">
          <w:rPr>
            <w:rFonts w:asciiTheme="minorHAnsi" w:hAnsiTheme="minorHAnsi" w:cstheme="minorHAnsi"/>
            <w:color w:val="auto"/>
            <w:sz w:val="22"/>
            <w:szCs w:val="22"/>
          </w:rPr>
          <w:delText>en</w:delText>
        </w:r>
      </w:del>
      <w:r w:rsidR="00C51ECC" w:rsidRPr="00D47776">
        <w:rPr>
          <w:rFonts w:asciiTheme="minorHAnsi" w:hAnsiTheme="minorHAnsi" w:cstheme="minorHAnsi"/>
          <w:color w:val="auto"/>
          <w:sz w:val="22"/>
          <w:szCs w:val="22"/>
        </w:rPr>
        <w:t xml:space="preserve"> odborn</w:t>
      </w:r>
      <w:ins w:id="96" w:author="Klusáková Barbora" w:date="2026-02-02T10:03:00Z">
        <w:r w:rsidR="00E07768">
          <w:rPr>
            <w:rFonts w:asciiTheme="minorHAnsi" w:hAnsiTheme="minorHAnsi" w:cstheme="minorHAnsi"/>
            <w:color w:val="auto"/>
            <w:sz w:val="22"/>
            <w:szCs w:val="22"/>
          </w:rPr>
          <w:t>ého</w:t>
        </w:r>
      </w:ins>
      <w:del w:id="97" w:author="Klusáková Barbora" w:date="2026-02-02T10:03:00Z">
        <w:r w:rsidR="00C51ECC" w:rsidRPr="00D47776" w:rsidDel="00E07768">
          <w:rPr>
            <w:rFonts w:asciiTheme="minorHAnsi" w:hAnsiTheme="minorHAnsi" w:cstheme="minorHAnsi"/>
            <w:color w:val="auto"/>
            <w:sz w:val="22"/>
            <w:szCs w:val="22"/>
          </w:rPr>
          <w:delText>ý</w:delText>
        </w:r>
      </w:del>
      <w:r w:rsidR="00C51ECC" w:rsidRPr="00D47776">
        <w:rPr>
          <w:rFonts w:asciiTheme="minorHAnsi" w:hAnsiTheme="minorHAnsi" w:cstheme="minorHAnsi"/>
          <w:color w:val="auto"/>
          <w:sz w:val="22"/>
          <w:szCs w:val="22"/>
        </w:rPr>
        <w:t xml:space="preserve"> člán</w:t>
      </w:r>
      <w:ins w:id="98" w:author="Klusáková Barbora" w:date="2026-02-02T10:03:00Z">
        <w:r w:rsidR="00E07768">
          <w:rPr>
            <w:rFonts w:asciiTheme="minorHAnsi" w:hAnsiTheme="minorHAnsi" w:cstheme="minorHAnsi"/>
            <w:color w:val="auto"/>
            <w:sz w:val="22"/>
            <w:szCs w:val="22"/>
          </w:rPr>
          <w:t>ku</w:t>
        </w:r>
      </w:ins>
      <w:del w:id="99" w:author="Klusáková Barbora" w:date="2026-02-02T10:03:00Z">
        <w:r w:rsidR="00C51ECC" w:rsidRPr="00D47776" w:rsidDel="00E07768">
          <w:rPr>
            <w:rFonts w:asciiTheme="minorHAnsi" w:hAnsiTheme="minorHAnsi" w:cstheme="minorHAnsi"/>
            <w:color w:val="auto"/>
            <w:sz w:val="22"/>
            <w:szCs w:val="22"/>
          </w:rPr>
          <w:delText>ek</w:delText>
        </w:r>
      </w:del>
      <w:r w:rsidR="00C51ECC" w:rsidRPr="00D47776">
        <w:rPr>
          <w:rFonts w:asciiTheme="minorHAnsi" w:hAnsiTheme="minorHAnsi" w:cstheme="minorHAnsi"/>
          <w:color w:val="auto"/>
          <w:sz w:val="22"/>
          <w:szCs w:val="22"/>
        </w:rPr>
        <w:t xml:space="preserve"> nebo příspěv</w:t>
      </w:r>
      <w:del w:id="100" w:author="Klusáková Barbora" w:date="2026-02-02T10:03:00Z">
        <w:r w:rsidR="00C51ECC" w:rsidRPr="00D47776" w:rsidDel="00E07768">
          <w:rPr>
            <w:rFonts w:asciiTheme="minorHAnsi" w:hAnsiTheme="minorHAnsi" w:cstheme="minorHAnsi"/>
            <w:color w:val="auto"/>
            <w:sz w:val="22"/>
            <w:szCs w:val="22"/>
          </w:rPr>
          <w:delText>e</w:delText>
        </w:r>
      </w:del>
      <w:r w:rsidR="00C51ECC" w:rsidRPr="00D47776">
        <w:rPr>
          <w:rFonts w:asciiTheme="minorHAnsi" w:hAnsiTheme="minorHAnsi" w:cstheme="minorHAnsi"/>
          <w:color w:val="auto"/>
          <w:sz w:val="22"/>
          <w:szCs w:val="22"/>
        </w:rPr>
        <w:t>k</w:t>
      </w:r>
      <w:ins w:id="101" w:author="Klusáková Barbora" w:date="2026-02-02T10:03:00Z">
        <w:r w:rsidR="00E07768">
          <w:rPr>
            <w:rFonts w:asciiTheme="minorHAnsi" w:hAnsiTheme="minorHAnsi" w:cstheme="minorHAnsi"/>
            <w:color w:val="auto"/>
            <w:sz w:val="22"/>
            <w:szCs w:val="22"/>
          </w:rPr>
          <w:t>u</w:t>
        </w:r>
      </w:ins>
      <w:r w:rsidR="00C51ECC" w:rsidRPr="00D47776">
        <w:rPr>
          <w:rFonts w:asciiTheme="minorHAnsi" w:hAnsiTheme="minorHAnsi" w:cstheme="minorHAnsi"/>
          <w:color w:val="auto"/>
          <w:sz w:val="22"/>
          <w:szCs w:val="22"/>
        </w:rPr>
        <w:t xml:space="preserve"> ve sborníku konference</w:t>
      </w:r>
      <w:r w:rsidR="000277D4" w:rsidRPr="00D47776">
        <w:rPr>
          <w:rFonts w:asciiTheme="minorHAnsi" w:hAnsiTheme="minorHAnsi" w:cstheme="minorHAnsi"/>
          <w:color w:val="auto"/>
          <w:sz w:val="22"/>
          <w:szCs w:val="22"/>
        </w:rPr>
        <w:t xml:space="preserve"> buď</w:t>
      </w:r>
    </w:p>
    <w:p w14:paraId="76748CDE" w14:textId="2F0A36BE" w:rsidR="000277D4" w:rsidRPr="00D47776" w:rsidRDefault="000277D4" w:rsidP="00A235E9">
      <w:pPr>
        <w:pStyle w:val="Normln10"/>
        <w:numPr>
          <w:ilvl w:val="0"/>
          <w:numId w:val="50"/>
        </w:numPr>
        <w:spacing w:afterLines="40" w:after="9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v impaktovaném časopise databáze </w:t>
      </w:r>
      <w:r w:rsidRPr="00D47776">
        <w:rPr>
          <w:rFonts w:ascii="Calibri" w:hAnsi="Calibri" w:cs="Calibri"/>
          <w:color w:val="auto"/>
          <w:sz w:val="22"/>
          <w:szCs w:val="22"/>
        </w:rPr>
        <w:t>WoS SCI-Expanded nebo Scopus, nebo</w:t>
      </w:r>
    </w:p>
    <w:p w14:paraId="3FAC3A82" w14:textId="77777777" w:rsidR="000277D4" w:rsidRPr="00D47776" w:rsidRDefault="000277D4" w:rsidP="00A235E9">
      <w:pPr>
        <w:pStyle w:val="Normln10"/>
        <w:numPr>
          <w:ilvl w:val="0"/>
          <w:numId w:val="50"/>
        </w:numPr>
        <w:spacing w:afterLines="40" w:after="96"/>
        <w:rPr>
          <w:rFonts w:ascii="Calibri" w:hAnsi="Calibri" w:cs="Calibri"/>
          <w:color w:val="auto"/>
          <w:sz w:val="22"/>
          <w:szCs w:val="22"/>
        </w:rPr>
      </w:pPr>
      <w:r w:rsidRPr="00D47776">
        <w:rPr>
          <w:rFonts w:ascii="Calibri" w:hAnsi="Calibri" w:cs="Calibri"/>
          <w:color w:val="auto"/>
          <w:sz w:val="22"/>
          <w:szCs w:val="22"/>
        </w:rPr>
        <w:t>v časopise databáze MathSciNet, nebo</w:t>
      </w:r>
    </w:p>
    <w:p w14:paraId="5DF46351" w14:textId="5F389FEB" w:rsidR="000277D4" w:rsidRPr="00D47776" w:rsidRDefault="000277D4" w:rsidP="00A235E9">
      <w:pPr>
        <w:pStyle w:val="Normln10"/>
        <w:numPr>
          <w:ilvl w:val="0"/>
          <w:numId w:val="50"/>
        </w:numPr>
        <w:spacing w:afterLines="40" w:after="96"/>
        <w:rPr>
          <w:rFonts w:ascii="Calibri" w:hAnsi="Calibri" w:cs="Calibri"/>
          <w:color w:val="auto"/>
          <w:sz w:val="22"/>
          <w:szCs w:val="22"/>
        </w:rPr>
      </w:pPr>
      <w:r w:rsidRPr="00D47776">
        <w:rPr>
          <w:rFonts w:ascii="Calibri" w:hAnsi="Calibri" w:cs="Calibri"/>
          <w:color w:val="auto"/>
          <w:sz w:val="22"/>
          <w:szCs w:val="22"/>
        </w:rPr>
        <w:t>ve sborníku konference zařazené do žebříčku</w:t>
      </w:r>
      <w:ins w:id="102" w:author="Zeman, Jan" w:date="2026-02-22T19:52:00Z" w16du:dateUtc="2026-02-22T18:52:00Z">
        <w:r w:rsidR="00F860E8">
          <w:rPr>
            <w:rFonts w:ascii="Calibri" w:hAnsi="Calibri" w:cs="Calibri"/>
            <w:color w:val="auto"/>
            <w:sz w:val="22"/>
            <w:szCs w:val="22"/>
          </w:rPr>
          <w:t xml:space="preserve"> organizace</w:t>
        </w:r>
      </w:ins>
      <w:r w:rsidRPr="00D47776">
        <w:rPr>
          <w:rFonts w:ascii="Calibri" w:hAnsi="Calibri" w:cs="Calibri"/>
          <w:color w:val="auto"/>
          <w:sz w:val="22"/>
          <w:szCs w:val="22"/>
        </w:rPr>
        <w:t xml:space="preserve"> CORE</w:t>
      </w:r>
      <w:ins w:id="103" w:author="Zeman, Jan" w:date="2026-02-22T19:52:00Z" w16du:dateUtc="2026-02-22T18:52:00Z">
        <w:r w:rsidR="00F860E8">
          <w:rPr>
            <w:rFonts w:ascii="Calibri" w:hAnsi="Calibri" w:cs="Calibri"/>
            <w:color w:val="auto"/>
            <w:sz w:val="22"/>
            <w:szCs w:val="22"/>
          </w:rPr>
          <w:t xml:space="preserve"> </w:t>
        </w:r>
        <w:r w:rsidR="00F860E8" w:rsidRPr="00F860E8">
          <w:rPr>
            <w:rFonts w:ascii="Calibri" w:hAnsi="Calibri" w:cs="Calibri"/>
            <w:color w:val="auto"/>
            <w:sz w:val="22"/>
            <w:szCs w:val="22"/>
          </w:rPr>
          <w:t>(případně žebříčku nástupnického)</w:t>
        </w:r>
      </w:ins>
      <w:r w:rsidRPr="00D47776">
        <w:rPr>
          <w:rFonts w:ascii="Calibri" w:hAnsi="Calibri" w:cs="Calibri"/>
          <w:color w:val="auto"/>
          <w:sz w:val="22"/>
          <w:szCs w:val="22"/>
        </w:rPr>
        <w:t xml:space="preserve">, </w:t>
      </w:r>
      <w:del w:id="104" w:author="Zeman, Jan" w:date="2026-02-22T19:52:00Z" w16du:dateUtc="2026-02-22T18:52:00Z">
        <w:r w:rsidRPr="00D47776" w:rsidDel="00F860E8">
          <w:rPr>
            <w:rFonts w:ascii="Calibri" w:hAnsi="Calibri" w:cs="Calibri"/>
            <w:color w:val="auto"/>
            <w:sz w:val="22"/>
            <w:szCs w:val="22"/>
          </w:rPr>
          <w:delText xml:space="preserve">The Computing Research and Educacion Association of Australasia, </w:delText>
        </w:r>
      </w:del>
      <w:r w:rsidRPr="00D47776">
        <w:rPr>
          <w:rFonts w:ascii="Calibri" w:hAnsi="Calibri" w:cs="Calibri"/>
          <w:color w:val="auto"/>
          <w:sz w:val="22"/>
          <w:szCs w:val="22"/>
        </w:rPr>
        <w:t>nebo</w:t>
      </w:r>
    </w:p>
    <w:p w14:paraId="3C2F72A5" w14:textId="77777777" w:rsidR="000277D4" w:rsidRPr="00D47776" w:rsidRDefault="000277D4" w:rsidP="00A235E9">
      <w:pPr>
        <w:pStyle w:val="Normln10"/>
        <w:numPr>
          <w:ilvl w:val="0"/>
          <w:numId w:val="50"/>
        </w:numPr>
        <w:spacing w:afterLines="40" w:after="96"/>
        <w:rPr>
          <w:rFonts w:ascii="Calibri" w:hAnsi="Calibri" w:cs="Calibri"/>
          <w:color w:val="auto"/>
          <w:sz w:val="22"/>
          <w:szCs w:val="22"/>
        </w:rPr>
      </w:pPr>
      <w:r w:rsidRPr="00D47776">
        <w:rPr>
          <w:rFonts w:ascii="Calibri" w:hAnsi="Calibri" w:cs="Calibri"/>
          <w:color w:val="auto"/>
          <w:sz w:val="22"/>
          <w:szCs w:val="22"/>
        </w:rPr>
        <w:t>pro oblast architektury a umění v odborném časopise nebo ve sborníku odborné konference, nebo</w:t>
      </w:r>
    </w:p>
    <w:p w14:paraId="2C01A017" w14:textId="3F40B083" w:rsidR="000277D4" w:rsidRPr="00D47776" w:rsidRDefault="000277D4" w:rsidP="00A235E9">
      <w:pPr>
        <w:pStyle w:val="Normln10"/>
        <w:numPr>
          <w:ilvl w:val="0"/>
          <w:numId w:val="50"/>
        </w:numPr>
        <w:spacing w:afterLines="40" w:after="96"/>
        <w:rPr>
          <w:rFonts w:asciiTheme="minorHAnsi" w:hAnsiTheme="minorHAnsi" w:cstheme="minorHAnsi"/>
          <w:color w:val="auto"/>
          <w:sz w:val="22"/>
          <w:szCs w:val="22"/>
        </w:rPr>
      </w:pPr>
      <w:r w:rsidRPr="00D47776">
        <w:rPr>
          <w:rFonts w:ascii="Calibri" w:hAnsi="Calibri" w:cs="Calibri"/>
          <w:color w:val="auto"/>
          <w:sz w:val="22"/>
          <w:szCs w:val="22"/>
        </w:rPr>
        <w:t>v časopisu nebo sborníku konference podle vnitřního předpisu fakulty.</w:t>
      </w:r>
    </w:p>
    <w:p w14:paraId="2FC05B2C" w14:textId="23180FC3" w:rsidR="00F01ABC" w:rsidRPr="00D47776" w:rsidRDefault="00F01ABC" w:rsidP="00F01ABC">
      <w:pPr>
        <w:pStyle w:val="Normln10"/>
        <w:spacing w:afterLines="40" w:after="96"/>
        <w:ind w:left="426" w:firstLine="0"/>
        <w:rPr>
          <w:rFonts w:asciiTheme="minorHAnsi" w:hAnsiTheme="minorHAnsi" w:cstheme="minorHAnsi"/>
          <w:color w:val="auto"/>
          <w:sz w:val="22"/>
          <w:szCs w:val="22"/>
        </w:rPr>
      </w:pPr>
      <w:r w:rsidRPr="00D47776">
        <w:rPr>
          <w:rFonts w:ascii="Calibri" w:hAnsi="Calibri" w:cs="Calibri"/>
          <w:color w:val="auto"/>
          <w:sz w:val="22"/>
          <w:szCs w:val="22"/>
        </w:rPr>
        <w:t xml:space="preserve">Článek nebo příspěvek se vztahuje k tématu disertace, doktorand je jeho hlavním autorem a </w:t>
      </w:r>
      <w:del w:id="105" w:author="Zeman, Jan" w:date="2026-02-22T19:54:00Z" w16du:dateUtc="2026-02-22T18:54:00Z">
        <w:r w:rsidRPr="00D47776" w:rsidDel="00971932">
          <w:rPr>
            <w:rFonts w:ascii="Calibri" w:hAnsi="Calibri" w:cs="Calibri"/>
            <w:color w:val="auto"/>
            <w:sz w:val="22"/>
            <w:szCs w:val="22"/>
          </w:rPr>
          <w:delText xml:space="preserve">jeho </w:delText>
        </w:r>
      </w:del>
      <w:ins w:id="106" w:author="Zeman, Jan" w:date="2026-02-22T19:54:00Z" w16du:dateUtc="2026-02-22T18:54:00Z">
        <w:r w:rsidR="00971932">
          <w:rPr>
            <w:rFonts w:ascii="Calibri" w:hAnsi="Calibri" w:cs="Calibri"/>
            <w:color w:val="auto"/>
            <w:sz w:val="22"/>
            <w:szCs w:val="22"/>
          </w:rPr>
          <w:t xml:space="preserve">jako </w:t>
        </w:r>
      </w:ins>
      <w:r w:rsidRPr="00D47776">
        <w:rPr>
          <w:rFonts w:ascii="Calibri" w:hAnsi="Calibri" w:cs="Calibri"/>
          <w:color w:val="auto"/>
          <w:sz w:val="22"/>
          <w:szCs w:val="22"/>
        </w:rPr>
        <w:t>afiliaci uvádí ČVUT. Publikační podmínka může být dále upravena vnitřním předpisem fakulty.</w:t>
      </w:r>
    </w:p>
    <w:p w14:paraId="7F3C1511" w14:textId="2F4CB751" w:rsidR="000277D4" w:rsidRPr="00D47776" w:rsidRDefault="000277D4" w:rsidP="000277D4">
      <w:pPr>
        <w:pStyle w:val="Normln10"/>
        <w:spacing w:afterLines="40" w:after="9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 </w:t>
      </w:r>
    </w:p>
    <w:p w14:paraId="4904F810" w14:textId="77777777" w:rsidR="000A4323" w:rsidRPr="00D47776" w:rsidRDefault="005B2C93" w:rsidP="00A235E9">
      <w:pPr>
        <w:pStyle w:val="Normln10"/>
        <w:numPr>
          <w:ilvl w:val="0"/>
          <w:numId w:val="44"/>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Oddělení VVČ materiály podle odstavce 1 formálně posoudí a v případě splnění formálních náležitostí dokumenty přijme a na kopii žádosti potvrdí doktorandovi odevzdání disertační práce. Materiály jsou postoupeny předsedovi ORO. Na základě předložených materiálů je nejpozději do 30 dnů děkanem jmenována komise pro obhajobu disertační práce a oponenti disertační práce.</w:t>
      </w:r>
    </w:p>
    <w:p w14:paraId="7A7036E0" w14:textId="70DA3936" w:rsidR="00FA6968" w:rsidRPr="00D47776" w:rsidRDefault="00FA6968" w:rsidP="00A235E9">
      <w:pPr>
        <w:pStyle w:val="Normln10"/>
        <w:numPr>
          <w:ilvl w:val="0"/>
          <w:numId w:val="44"/>
        </w:numPr>
        <w:spacing w:afterLines="40" w:after="96"/>
        <w:ind w:left="426"/>
        <w:rPr>
          <w:rFonts w:asciiTheme="minorHAnsi" w:hAnsiTheme="minorHAnsi" w:cstheme="minorHAnsi"/>
          <w:color w:val="auto"/>
          <w:sz w:val="22"/>
          <w:szCs w:val="22"/>
        </w:rPr>
      </w:pPr>
      <w:r w:rsidRPr="00412BC2">
        <w:rPr>
          <w:rFonts w:ascii="Calibri" w:hAnsi="Calibri" w:cs="Calibri"/>
          <w:sz w:val="22"/>
          <w:szCs w:val="22"/>
        </w:rPr>
        <w:t>Komise pro obhajobu disertační práce je jmenována podle stejných pravidel jako pro SDZ podle čl.</w:t>
      </w:r>
      <w:r>
        <w:rPr>
          <w:rFonts w:ascii="Calibri" w:hAnsi="Calibri" w:cs="Calibri"/>
          <w:sz w:val="22"/>
          <w:szCs w:val="22"/>
        </w:rPr>
        <w:t xml:space="preserve"> </w:t>
      </w:r>
      <w:r w:rsidRPr="00412BC2">
        <w:rPr>
          <w:rFonts w:ascii="Calibri" w:hAnsi="Calibri" w:cs="Calibri"/>
          <w:sz w:val="22"/>
          <w:szCs w:val="22"/>
        </w:rPr>
        <w:t>29 odst.</w:t>
      </w:r>
      <w:r>
        <w:rPr>
          <w:rFonts w:ascii="Calibri" w:hAnsi="Calibri" w:cs="Calibri"/>
          <w:sz w:val="22"/>
          <w:szCs w:val="22"/>
        </w:rPr>
        <w:t xml:space="preserve"> </w:t>
      </w:r>
      <w:ins w:id="107" w:author="Klusáková Barbora" w:date="2026-02-02T10:08:00Z">
        <w:r w:rsidR="00492670">
          <w:rPr>
            <w:rFonts w:ascii="Calibri" w:hAnsi="Calibri" w:cs="Calibri"/>
            <w:sz w:val="22"/>
            <w:szCs w:val="22"/>
          </w:rPr>
          <w:t>3</w:t>
        </w:r>
      </w:ins>
      <w:del w:id="108" w:author="Klusáková Barbora" w:date="2026-02-02T10:08:00Z">
        <w:r w:rsidRPr="00412BC2" w:rsidDel="00492670">
          <w:rPr>
            <w:rFonts w:ascii="Calibri" w:hAnsi="Calibri" w:cs="Calibri"/>
            <w:sz w:val="22"/>
            <w:szCs w:val="22"/>
          </w:rPr>
          <w:delText>2</w:delText>
        </w:r>
      </w:del>
      <w:r>
        <w:rPr>
          <w:rFonts w:ascii="Calibri" w:hAnsi="Calibri" w:cs="Calibri"/>
          <w:sz w:val="22"/>
          <w:szCs w:val="22"/>
        </w:rPr>
        <w:t xml:space="preserve"> </w:t>
      </w:r>
      <w:r w:rsidRPr="00412BC2">
        <w:rPr>
          <w:rFonts w:ascii="Calibri" w:hAnsi="Calibri" w:cs="Calibri"/>
          <w:sz w:val="22"/>
          <w:szCs w:val="22"/>
        </w:rPr>
        <w:t>a</w:t>
      </w:r>
      <w:ins w:id="109" w:author="Klusáková Barbora" w:date="2026-02-02T10:08:00Z">
        <w:r w:rsidR="00492670">
          <w:rPr>
            <w:rFonts w:ascii="Calibri" w:hAnsi="Calibri" w:cs="Calibri"/>
            <w:sz w:val="22"/>
            <w:szCs w:val="22"/>
          </w:rPr>
          <w:t xml:space="preserve"> 4</w:t>
        </w:r>
      </w:ins>
      <w:del w:id="110" w:author="Klusáková Barbora" w:date="2026-02-02T10:08:00Z">
        <w:r w:rsidRPr="00412BC2" w:rsidDel="00492670">
          <w:rPr>
            <w:rFonts w:ascii="Calibri" w:hAnsi="Calibri" w:cs="Calibri"/>
            <w:sz w:val="22"/>
            <w:szCs w:val="22"/>
          </w:rPr>
          <w:delText>3</w:delText>
        </w:r>
      </w:del>
      <w:r w:rsidRPr="00412BC2">
        <w:rPr>
          <w:rFonts w:ascii="Calibri" w:hAnsi="Calibri" w:cs="Calibri"/>
          <w:sz w:val="22"/>
          <w:szCs w:val="22"/>
        </w:rPr>
        <w:t>. Právo účastnit se</w:t>
      </w:r>
      <w:ins w:id="111" w:author="Klusáková Barbora" w:date="2026-02-02T10:09:00Z">
        <w:r w:rsidR="00595458">
          <w:rPr>
            <w:rFonts w:ascii="Calibri" w:hAnsi="Calibri" w:cs="Calibri"/>
            <w:sz w:val="22"/>
            <w:szCs w:val="22"/>
          </w:rPr>
          <w:t xml:space="preserve"> obhajoby, a to i</w:t>
        </w:r>
      </w:ins>
      <w:r w:rsidRPr="00412BC2">
        <w:rPr>
          <w:rFonts w:ascii="Calibri" w:hAnsi="Calibri" w:cs="Calibri"/>
          <w:sz w:val="22"/>
          <w:szCs w:val="22"/>
        </w:rPr>
        <w:t xml:space="preserve"> neveřejné části jednání</w:t>
      </w:r>
      <w:ins w:id="112" w:author="Klusáková Barbora" w:date="2026-02-02T10:09:00Z">
        <w:r w:rsidR="00595458">
          <w:rPr>
            <w:rFonts w:ascii="Calibri" w:hAnsi="Calibri" w:cs="Calibri"/>
            <w:sz w:val="22"/>
            <w:szCs w:val="22"/>
          </w:rPr>
          <w:t>,</w:t>
        </w:r>
      </w:ins>
      <w:r w:rsidRPr="00412BC2">
        <w:rPr>
          <w:rFonts w:ascii="Calibri" w:hAnsi="Calibri" w:cs="Calibri"/>
          <w:sz w:val="22"/>
          <w:szCs w:val="22"/>
        </w:rPr>
        <w:t xml:space="preserve"> mají rovněž oponenti. Počet členů komise bez oponentů musí být alespoň </w:t>
      </w:r>
      <w:ins w:id="113" w:author="Klusáková Barbora" w:date="2026-02-02T10:10:00Z">
        <w:r w:rsidR="00A92D80" w:rsidRPr="00A92D80">
          <w:rPr>
            <w:rFonts w:ascii="Calibri" w:hAnsi="Calibri" w:cs="Calibri"/>
            <w:sz w:val="22"/>
            <w:szCs w:val="22"/>
          </w:rPr>
          <w:t xml:space="preserve">čtyři, počet přítomných členů </w:t>
        </w:r>
        <w:del w:id="114" w:author="Zeman, Jan" w:date="2026-02-22T19:54:00Z" w16du:dateUtc="2026-02-22T18:54:00Z">
          <w:r w:rsidR="00A92D80" w:rsidRPr="00A92D80" w:rsidDel="00633CA6">
            <w:rPr>
              <w:rFonts w:ascii="Calibri" w:hAnsi="Calibri" w:cs="Calibri"/>
              <w:sz w:val="22"/>
              <w:szCs w:val="22"/>
            </w:rPr>
            <w:delText xml:space="preserve">zkušební </w:delText>
          </w:r>
        </w:del>
        <w:r w:rsidR="00A92D80" w:rsidRPr="00A92D80">
          <w:rPr>
            <w:rFonts w:ascii="Calibri" w:hAnsi="Calibri" w:cs="Calibri"/>
            <w:sz w:val="22"/>
            <w:szCs w:val="22"/>
          </w:rPr>
          <w:t xml:space="preserve">komise </w:t>
        </w:r>
        <w:r w:rsidR="00A92D80" w:rsidRPr="00A92D80">
          <w:rPr>
            <w:rFonts w:ascii="Calibri" w:hAnsi="Calibri" w:cs="Calibri"/>
            <w:sz w:val="22"/>
            <w:szCs w:val="22"/>
          </w:rPr>
          <w:lastRenderedPageBreak/>
          <w:t>při</w:t>
        </w:r>
      </w:ins>
      <w:ins w:id="115" w:author="Klusáková Barbora" w:date="2026-02-11T10:06:00Z">
        <w:r w:rsidR="00AE7CDF">
          <w:rPr>
            <w:rFonts w:ascii="Calibri" w:hAnsi="Calibri" w:cs="Calibri"/>
            <w:sz w:val="22"/>
            <w:szCs w:val="22"/>
          </w:rPr>
          <w:t> </w:t>
        </w:r>
      </w:ins>
      <w:ins w:id="116" w:author="Klusáková Barbora" w:date="2026-02-02T10:10:00Z">
        <w:r w:rsidR="00A92D80" w:rsidRPr="00A92D80">
          <w:rPr>
            <w:rFonts w:ascii="Calibri" w:hAnsi="Calibri" w:cs="Calibri"/>
            <w:sz w:val="22"/>
            <w:szCs w:val="22"/>
          </w:rPr>
          <w:t xml:space="preserve">konání obhajoby disertační práce </w:t>
        </w:r>
        <w:del w:id="117" w:author="Zeman, Jan" w:date="2026-02-10T22:36:00Z">
          <w:r w:rsidR="00A92D80" w:rsidRPr="00A92D80" w:rsidDel="00576AA6">
            <w:rPr>
              <w:rFonts w:ascii="Calibri" w:hAnsi="Calibri" w:cs="Calibri"/>
              <w:sz w:val="22"/>
              <w:szCs w:val="22"/>
            </w:rPr>
            <w:delText xml:space="preserve">a státní doktorské zkoušky </w:delText>
          </w:r>
        </w:del>
        <w:r w:rsidR="00A92D80" w:rsidRPr="00A92D80">
          <w:rPr>
            <w:rFonts w:ascii="Calibri" w:hAnsi="Calibri" w:cs="Calibri"/>
            <w:sz w:val="22"/>
            <w:szCs w:val="22"/>
          </w:rPr>
          <w:t>nesmí být menší než tři</w:t>
        </w:r>
      </w:ins>
      <w:del w:id="118" w:author="Klusáková Barbora" w:date="2026-02-02T10:10:00Z">
        <w:r w:rsidRPr="00412BC2" w:rsidDel="00A92D80">
          <w:rPr>
            <w:rFonts w:ascii="Calibri" w:hAnsi="Calibri" w:cs="Calibri"/>
            <w:sz w:val="22"/>
            <w:szCs w:val="22"/>
          </w:rPr>
          <w:delText>4</w:delText>
        </w:r>
      </w:del>
      <w:r w:rsidRPr="00412BC2">
        <w:rPr>
          <w:rFonts w:ascii="Calibri" w:hAnsi="Calibri" w:cs="Calibri"/>
          <w:sz w:val="22"/>
          <w:szCs w:val="22"/>
        </w:rPr>
        <w:t xml:space="preserve">. Jednání komise včetně její neveřejné části se účastní i školitel. </w:t>
      </w:r>
    </w:p>
    <w:p w14:paraId="28636513" w14:textId="5D48683D" w:rsidR="00FA6968" w:rsidRPr="00D47776" w:rsidRDefault="00FA6968" w:rsidP="00A235E9">
      <w:pPr>
        <w:pStyle w:val="Normln10"/>
        <w:numPr>
          <w:ilvl w:val="0"/>
          <w:numId w:val="44"/>
        </w:numPr>
        <w:spacing w:afterLines="40" w:after="96"/>
        <w:ind w:left="426"/>
        <w:rPr>
          <w:rFonts w:asciiTheme="minorHAnsi" w:hAnsiTheme="minorHAnsi" w:cstheme="minorHAnsi"/>
          <w:color w:val="auto"/>
          <w:sz w:val="22"/>
          <w:szCs w:val="22"/>
        </w:rPr>
      </w:pPr>
      <w:r w:rsidRPr="00412BC2">
        <w:rPr>
          <w:rFonts w:ascii="Calibri" w:hAnsi="Calibri" w:cs="Calibri"/>
          <w:sz w:val="22"/>
          <w:szCs w:val="22"/>
        </w:rPr>
        <w:t xml:space="preserve">Disertační práce je oponována minimálně dvěma oponenty, kteří jsou na návrh </w:t>
      </w:r>
      <w:r>
        <w:rPr>
          <w:rFonts w:ascii="Calibri" w:hAnsi="Calibri" w:cs="Calibri"/>
          <w:sz w:val="22"/>
          <w:szCs w:val="22"/>
        </w:rPr>
        <w:t xml:space="preserve">vedoucího školícího pracoviště nebo člena </w:t>
      </w:r>
      <w:r w:rsidRPr="00412BC2">
        <w:rPr>
          <w:rFonts w:ascii="Calibri" w:hAnsi="Calibri" w:cs="Calibri"/>
          <w:sz w:val="22"/>
          <w:szCs w:val="22"/>
        </w:rPr>
        <w:t>ORO</w:t>
      </w:r>
      <w:r>
        <w:rPr>
          <w:rFonts w:ascii="Calibri" w:hAnsi="Calibri" w:cs="Calibri"/>
          <w:sz w:val="22"/>
          <w:szCs w:val="22"/>
        </w:rPr>
        <w:t xml:space="preserve"> po schválení v ORO</w:t>
      </w:r>
      <w:r w:rsidRPr="00412BC2">
        <w:rPr>
          <w:rFonts w:ascii="Calibri" w:hAnsi="Calibri" w:cs="Calibri"/>
          <w:sz w:val="22"/>
          <w:szCs w:val="22"/>
        </w:rPr>
        <w:t xml:space="preserve"> jmenováni děkanem. </w:t>
      </w:r>
      <w:r>
        <w:rPr>
          <w:rFonts w:ascii="Calibri" w:hAnsi="Calibri" w:cs="Calibri"/>
          <w:sz w:val="22"/>
          <w:szCs w:val="22"/>
        </w:rPr>
        <w:t xml:space="preserve">V případě existence více návrhů na oponenty jedná ORO o všech těchto návrzích. </w:t>
      </w:r>
      <w:r w:rsidRPr="00412BC2">
        <w:rPr>
          <w:rFonts w:ascii="Calibri" w:hAnsi="Calibri" w:cs="Calibri"/>
          <w:sz w:val="22"/>
          <w:szCs w:val="22"/>
        </w:rPr>
        <w:t>Oponenty mohou být jen význační odborníci v</w:t>
      </w:r>
      <w:r w:rsidR="00335EA9">
        <w:rPr>
          <w:rFonts w:ascii="Calibri" w:hAnsi="Calibri" w:cs="Calibri"/>
          <w:sz w:val="22"/>
          <w:szCs w:val="22"/>
        </w:rPr>
        <w:t> </w:t>
      </w:r>
      <w:r w:rsidRPr="00412BC2">
        <w:rPr>
          <w:rFonts w:ascii="Calibri" w:hAnsi="Calibri" w:cs="Calibri"/>
          <w:sz w:val="22"/>
          <w:szCs w:val="22"/>
        </w:rPr>
        <w:t>příslušném vědním nebo uměleckém oboru, z nichž alespoň jeden musí být profesor, docent nebo doktor věd (DrSc. nebo zahraniční ekvivalent) a nejvýše jeden je zaměstnancem ČVUT. Nejméně dva z oponentů jsou nositeli titulu Ph.D., CSc. nebo ekvivalentního; toto pravidlo se nevztahuje na</w:t>
      </w:r>
      <w:r w:rsidR="00335EA9">
        <w:rPr>
          <w:rFonts w:ascii="Calibri" w:hAnsi="Calibri" w:cs="Calibri"/>
          <w:sz w:val="22"/>
          <w:szCs w:val="22"/>
        </w:rPr>
        <w:t> </w:t>
      </w:r>
      <w:r w:rsidRPr="00412BC2">
        <w:rPr>
          <w:rFonts w:ascii="Calibri" w:hAnsi="Calibri" w:cs="Calibri"/>
          <w:sz w:val="22"/>
          <w:szCs w:val="22"/>
        </w:rPr>
        <w:t>umělecké obory.</w:t>
      </w:r>
    </w:p>
    <w:p w14:paraId="4904F813" w14:textId="77777777" w:rsidR="000A4323" w:rsidRPr="00D47776" w:rsidRDefault="005C549E" w:rsidP="00A235E9">
      <w:pPr>
        <w:pStyle w:val="Normln10"/>
        <w:numPr>
          <w:ilvl w:val="0"/>
          <w:numId w:val="44"/>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Oponentní</w:t>
      </w:r>
      <w:r w:rsidR="005B2C93" w:rsidRPr="00D47776">
        <w:rPr>
          <w:rFonts w:asciiTheme="minorHAnsi" w:hAnsiTheme="minorHAnsi" w:cstheme="minorHAnsi"/>
          <w:color w:val="auto"/>
          <w:sz w:val="22"/>
          <w:szCs w:val="22"/>
        </w:rPr>
        <w:t xml:space="preserve"> posudek má být vypracován do třiceti dnů po zaslání disertační práce. Nemůže-li oponent posudek vypracovat, oznámí tuto skutečnost do 15 dnů. V případě, že oponent odmítne posudek vypracovat nebo neobdrží-li oddělení VVČ posudek do 45 dnů, může děkan na návrh předsedy ORO po projednání ORO jmenovat nového oponenta.</w:t>
      </w:r>
    </w:p>
    <w:p w14:paraId="4904F814" w14:textId="35AA18EC" w:rsidR="000A4323" w:rsidRPr="00D47776" w:rsidRDefault="005C549E" w:rsidP="00A235E9">
      <w:pPr>
        <w:pStyle w:val="Normln10"/>
        <w:numPr>
          <w:ilvl w:val="0"/>
          <w:numId w:val="44"/>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Oddělení VVČ seznámí s oponentní</w:t>
      </w:r>
      <w:r w:rsidR="005B2C93" w:rsidRPr="00D47776">
        <w:rPr>
          <w:rFonts w:asciiTheme="minorHAnsi" w:hAnsiTheme="minorHAnsi" w:cstheme="minorHAnsi"/>
          <w:color w:val="auto"/>
          <w:sz w:val="22"/>
          <w:szCs w:val="22"/>
        </w:rPr>
        <w:t>mi posudky doktoranda i jeho školitele. Jestliže hodnocení jednoho z oponentů poukazuje na závažné nedostatky nebo disertační práci nedoporučuje k obhajobě, může si doktorand disertační práci vyžádat zpět k přepracování a řízení k obhajobě disertační práce se</w:t>
      </w:r>
      <w:r w:rsidR="00C55AED"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přerušuje. Nevyužije-li doktorand možnost opravy, v řízení se pokračuje. V</w:t>
      </w:r>
      <w:r w:rsidR="005E7540"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případě dvou negativních hodnocení je přepracování disertační práce povinné. Disertační práci je možno přepracovat nejvýše jedenkrát. V</w:t>
      </w:r>
      <w:r w:rsidR="00275604"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případě, že i přepracovaná práce obdrží negativní posudek</w:t>
      </w:r>
      <w:r w:rsidR="0004793E" w:rsidRPr="00D47776">
        <w:rPr>
          <w:rFonts w:asciiTheme="minorHAnsi" w:hAnsiTheme="minorHAnsi" w:cstheme="minorHAnsi"/>
          <w:color w:val="auto"/>
          <w:sz w:val="22"/>
          <w:szCs w:val="22"/>
        </w:rPr>
        <w:t xml:space="preserve"> nebo </w:t>
      </w:r>
      <w:r w:rsidR="005B2C93" w:rsidRPr="00D47776">
        <w:rPr>
          <w:rFonts w:asciiTheme="minorHAnsi" w:hAnsiTheme="minorHAnsi" w:cstheme="minorHAnsi"/>
          <w:color w:val="auto"/>
          <w:sz w:val="22"/>
          <w:szCs w:val="22"/>
        </w:rPr>
        <w:t xml:space="preserve">posudky, </w:t>
      </w:r>
      <w:r w:rsidR="00827423" w:rsidRPr="00D47776">
        <w:rPr>
          <w:rFonts w:asciiTheme="minorHAnsi" w:hAnsiTheme="minorHAnsi" w:cstheme="minorHAnsi"/>
          <w:color w:val="auto"/>
          <w:sz w:val="22"/>
          <w:szCs w:val="22"/>
        </w:rPr>
        <w:t>koná se obhajoba</w:t>
      </w:r>
      <w:r w:rsidR="005B2C93" w:rsidRPr="00D47776">
        <w:rPr>
          <w:rFonts w:asciiTheme="minorHAnsi" w:hAnsiTheme="minorHAnsi" w:cstheme="minorHAnsi"/>
          <w:color w:val="auto"/>
          <w:sz w:val="22"/>
          <w:szCs w:val="22"/>
        </w:rPr>
        <w:t>.</w:t>
      </w:r>
    </w:p>
    <w:p w14:paraId="4904F815" w14:textId="77777777" w:rsidR="000A4323" w:rsidRPr="00D47776" w:rsidRDefault="005C549E" w:rsidP="00A235E9">
      <w:pPr>
        <w:pStyle w:val="Normln10"/>
        <w:numPr>
          <w:ilvl w:val="0"/>
          <w:numId w:val="44"/>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Oddělení VVČ poskytne členům komise oponentní posudky a přístup k disertační práci v elektronické formě. </w:t>
      </w:r>
      <w:r w:rsidR="005B2C93" w:rsidRPr="00D47776">
        <w:rPr>
          <w:rFonts w:asciiTheme="minorHAnsi" w:hAnsiTheme="minorHAnsi" w:cstheme="minorHAnsi"/>
          <w:color w:val="auto"/>
          <w:sz w:val="22"/>
          <w:szCs w:val="22"/>
        </w:rPr>
        <w:t>Předseda komise</w:t>
      </w:r>
      <w:r w:rsidR="0004793E" w:rsidRPr="00D47776">
        <w:rPr>
          <w:rFonts w:asciiTheme="minorHAnsi" w:hAnsiTheme="minorHAnsi" w:cstheme="minorHAnsi"/>
          <w:color w:val="auto"/>
          <w:sz w:val="22"/>
          <w:szCs w:val="22"/>
        </w:rPr>
        <w:t xml:space="preserve"> pro obhajobu disertační práce</w:t>
      </w:r>
      <w:r w:rsidR="005B2C93" w:rsidRPr="00D47776">
        <w:rPr>
          <w:rFonts w:asciiTheme="minorHAnsi" w:hAnsiTheme="minorHAnsi" w:cstheme="minorHAnsi"/>
          <w:color w:val="auto"/>
          <w:sz w:val="22"/>
          <w:szCs w:val="22"/>
        </w:rPr>
        <w:t xml:space="preserve"> stanoví termín obhajoby disertační práce tak, aby byl tento termín znám nejpozději 30 dnů po obdržení posledního posudku, není-li řízení zastaveno. S tímto termínem je seznámen doktorand, školitel, oponenti a</w:t>
      </w:r>
      <w:r w:rsidR="005E7540" w:rsidRPr="00D47776">
        <w:rPr>
          <w:rFonts w:asciiTheme="minorHAnsi" w:hAnsiTheme="minorHAnsi" w:cstheme="minorHAnsi"/>
          <w:color w:val="auto"/>
          <w:sz w:val="22"/>
          <w:szCs w:val="22"/>
        </w:rPr>
        <w:t> </w:t>
      </w:r>
      <w:r w:rsidR="005B2C93" w:rsidRPr="00D47776">
        <w:rPr>
          <w:rFonts w:asciiTheme="minorHAnsi" w:hAnsiTheme="minorHAnsi" w:cstheme="minorHAnsi"/>
          <w:color w:val="auto"/>
          <w:sz w:val="22"/>
          <w:szCs w:val="22"/>
        </w:rPr>
        <w:t>členové komise.</w:t>
      </w:r>
      <w:r w:rsidRPr="00D47776">
        <w:rPr>
          <w:rFonts w:asciiTheme="minorHAnsi" w:hAnsiTheme="minorHAnsi" w:cstheme="minorHAnsi"/>
          <w:color w:val="auto"/>
          <w:sz w:val="22"/>
          <w:szCs w:val="22"/>
        </w:rPr>
        <w:t xml:space="preserve"> Předseda komise může stanovením termínu pověřit vedoucího školicího pracoviště.</w:t>
      </w:r>
    </w:p>
    <w:p w14:paraId="4904F816" w14:textId="7B9895E3" w:rsidR="000A4323" w:rsidRPr="00D47776" w:rsidRDefault="005B2C93"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Konání obhajoby disertační práce je zveřejněno </w:t>
      </w:r>
      <w:r w:rsidR="006C1DFD" w:rsidRPr="00D47776">
        <w:rPr>
          <w:rFonts w:asciiTheme="minorHAnsi" w:hAnsiTheme="minorHAnsi" w:cstheme="minorHAnsi"/>
          <w:color w:val="auto"/>
          <w:sz w:val="22"/>
          <w:szCs w:val="22"/>
        </w:rPr>
        <w:t xml:space="preserve">ve veřejné části internetových stránek příslušné </w:t>
      </w:r>
      <w:r w:rsidRPr="00D47776">
        <w:rPr>
          <w:rFonts w:asciiTheme="minorHAnsi" w:hAnsiTheme="minorHAnsi" w:cstheme="minorHAnsi"/>
          <w:color w:val="auto"/>
          <w:sz w:val="22"/>
          <w:szCs w:val="22"/>
        </w:rPr>
        <w:t xml:space="preserve">fakulty, nejméně 3 týdny předem. </w:t>
      </w:r>
      <w:del w:id="119" w:author="Klusáková Barbora" w:date="2026-02-02T10:16:00Z">
        <w:r w:rsidRPr="00D47776" w:rsidDel="00A92D80">
          <w:rPr>
            <w:rFonts w:asciiTheme="minorHAnsi" w:hAnsiTheme="minorHAnsi" w:cstheme="minorHAnsi"/>
            <w:color w:val="auto"/>
            <w:sz w:val="22"/>
            <w:szCs w:val="22"/>
          </w:rPr>
          <w:delText>Po tuto dobu může každý do disertační práce nahlížet a každý si</w:delText>
        </w:r>
        <w:r w:rsidR="00C55AED" w:rsidRPr="00D47776" w:rsidDel="00A92D80">
          <w:rPr>
            <w:rFonts w:asciiTheme="minorHAnsi" w:hAnsiTheme="minorHAnsi" w:cstheme="minorHAnsi"/>
            <w:color w:val="auto"/>
            <w:sz w:val="22"/>
            <w:szCs w:val="22"/>
          </w:rPr>
          <w:delText> </w:delText>
        </w:r>
        <w:r w:rsidRPr="00D47776" w:rsidDel="00A92D80">
          <w:rPr>
            <w:rFonts w:asciiTheme="minorHAnsi" w:hAnsiTheme="minorHAnsi" w:cstheme="minorHAnsi"/>
            <w:color w:val="auto"/>
            <w:sz w:val="22"/>
            <w:szCs w:val="22"/>
          </w:rPr>
          <w:delText xml:space="preserve">může ze zveřejněné práce pořizovat na své náklady výpisy, opisy nebo rozmnoženiny. </w:delText>
        </w:r>
      </w:del>
      <w:r w:rsidRPr="00D47776">
        <w:rPr>
          <w:rFonts w:asciiTheme="minorHAnsi" w:hAnsiTheme="minorHAnsi" w:cstheme="minorHAnsi"/>
          <w:color w:val="auto"/>
          <w:sz w:val="22"/>
          <w:szCs w:val="22"/>
        </w:rPr>
        <w:t>Své</w:t>
      </w:r>
      <w:r w:rsidR="00C55AED"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připomínky může každý podat písemně předsedovi komise pro obhajobu disertační práce nebo ústně přednést při obhajobě disertační práce. Uchazeč je povinen k</w:t>
      </w:r>
      <w:ins w:id="120" w:author="Klusáková Barbora" w:date="2026-02-11T10:07:00Z">
        <w:r w:rsidR="00502B5E">
          <w:rPr>
            <w:rFonts w:asciiTheme="minorHAnsi" w:hAnsiTheme="minorHAnsi" w:cstheme="minorHAnsi"/>
            <w:color w:val="auto"/>
            <w:sz w:val="22"/>
            <w:szCs w:val="22"/>
          </w:rPr>
          <w:t> </w:t>
        </w:r>
      </w:ins>
      <w:del w:id="121" w:author="Klusáková Barbora" w:date="2026-02-11T10:07:00Z">
        <w:r w:rsidRPr="00D47776" w:rsidDel="00502B5E">
          <w:rPr>
            <w:rFonts w:asciiTheme="minorHAnsi" w:hAnsiTheme="minorHAnsi" w:cstheme="minorHAnsi"/>
            <w:color w:val="auto"/>
            <w:sz w:val="22"/>
            <w:szCs w:val="22"/>
          </w:rPr>
          <w:delText xml:space="preserve"> </w:delText>
        </w:r>
      </w:del>
      <w:r w:rsidRPr="00D47776">
        <w:rPr>
          <w:rFonts w:asciiTheme="minorHAnsi" w:hAnsiTheme="minorHAnsi" w:cstheme="minorHAnsi"/>
          <w:color w:val="auto"/>
          <w:sz w:val="22"/>
          <w:szCs w:val="22"/>
        </w:rPr>
        <w:t>nim zaujmout stanovisko.</w:t>
      </w:r>
    </w:p>
    <w:p w14:paraId="4904F817" w14:textId="6FD255D3" w:rsidR="000A4323" w:rsidRPr="00D47776" w:rsidRDefault="005B2C93"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Nepřítomnost nejvýše jednoho z oponentů u obhajoby </w:t>
      </w:r>
      <w:r w:rsidR="0004793E" w:rsidRPr="00D47776">
        <w:rPr>
          <w:rFonts w:asciiTheme="minorHAnsi" w:hAnsiTheme="minorHAnsi" w:cstheme="minorHAnsi"/>
          <w:color w:val="auto"/>
          <w:sz w:val="22"/>
          <w:szCs w:val="22"/>
        </w:rPr>
        <w:t xml:space="preserve">disertační práce </w:t>
      </w:r>
      <w:r w:rsidRPr="00D47776">
        <w:rPr>
          <w:rFonts w:asciiTheme="minorHAnsi" w:hAnsiTheme="minorHAnsi" w:cstheme="minorHAnsi"/>
          <w:color w:val="auto"/>
          <w:sz w:val="22"/>
          <w:szCs w:val="22"/>
        </w:rPr>
        <w:t>je možná v případě, že jeho posudek byl kladný a přítomní členové komise pro obhajobu disertační práce s omluvou souhlasí. Posudek nepřítomného oponenta je při obhajobě disertační práce přečten. Nepřítomnost školitele u</w:t>
      </w:r>
      <w:r w:rsidR="00C55AED"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obhajoby disertační práce jím vedené je možná v</w:t>
      </w:r>
      <w:r w:rsidR="0027560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případě, pokud s ní souhlasí doktorand.</w:t>
      </w:r>
    </w:p>
    <w:p w14:paraId="4904F818" w14:textId="77777777" w:rsidR="000A4323" w:rsidRPr="00D47776" w:rsidRDefault="005B2C93"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Obhajoba disertační práce je veřejná, včetně vyhlášení výsledků, hodnocení výsledků obhajoby disertační práce je neveřejné. Výsledek vyhlašuje předseda komise pro obhajobu disertační práce bezprostředně po rozhodnutí komise.</w:t>
      </w:r>
    </w:p>
    <w:p w14:paraId="4904F819" w14:textId="6BBE04F6" w:rsidR="000A4323" w:rsidRPr="00D47776" w:rsidRDefault="005B2C93"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Komise pro obhajobu disertační práce o výsledku obhajoby disertační práce rozhoduje tajným hlasováním</w:t>
      </w:r>
      <w:ins w:id="122" w:author="Klusáková Barbora" w:date="2026-02-11T10:07:00Z">
        <w:r w:rsidR="00AE7CDF">
          <w:rPr>
            <w:rFonts w:asciiTheme="minorHAnsi" w:hAnsiTheme="minorHAnsi" w:cstheme="minorHAnsi"/>
            <w:color w:val="auto"/>
            <w:sz w:val="22"/>
            <w:szCs w:val="22"/>
          </w:rPr>
          <w:t xml:space="preserve"> </w:t>
        </w:r>
      </w:ins>
      <w:del w:id="123" w:author="Klusáková Barbora" w:date="2026-02-02T10:16:00Z">
        <w:r w:rsidRPr="00D47776" w:rsidDel="00A92D80">
          <w:rPr>
            <w:rFonts w:asciiTheme="minorHAnsi" w:hAnsiTheme="minorHAnsi" w:cstheme="minorHAnsi"/>
            <w:color w:val="auto"/>
            <w:sz w:val="22"/>
            <w:szCs w:val="22"/>
          </w:rPr>
          <w:delText xml:space="preserve"> </w:delText>
        </w:r>
      </w:del>
      <w:r w:rsidRPr="00D47776">
        <w:rPr>
          <w:rFonts w:asciiTheme="minorHAnsi" w:hAnsiTheme="minorHAnsi" w:cstheme="minorHAnsi"/>
          <w:color w:val="auto"/>
          <w:sz w:val="22"/>
          <w:szCs w:val="22"/>
        </w:rPr>
        <w:t>při nejméně dvoutřetinové přítomnosti svých členů. Celkové hodnocení je „obhájil“ nebo „neobhájil“. K hodnocení „obhájil“ je zapotřebí nadpoloviční většiny hlasů všech přítomných členů, v</w:t>
      </w:r>
      <w:r w:rsidR="00C55AED"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opačném případě je výsledek „neobhájil“. V případě negativního výsledku hlasování se komise usnáší na prohlášení, které odůvodňuje příslušné rozhodnutí.</w:t>
      </w:r>
    </w:p>
    <w:p w14:paraId="4904F81A" w14:textId="77777777" w:rsidR="000A4323" w:rsidRPr="00D47776" w:rsidRDefault="0023326F"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olor w:val="auto"/>
          <w:sz w:val="22"/>
        </w:rPr>
        <w:t>O průběhu obhajoby disertační práce a usneseních komise pro obhajobu disertační práce se vede zápis, který podepisuje předseda komise pro obhajobu disertační práce; o hlasování je pořízen protokol, který podepisuje předseda komise a všichni přítomní členové. Zápis je uložen na oddělení VVČ. Řád doktorského studia může upravit podmínky vzdálené účasti oponentů na jednání.</w:t>
      </w:r>
    </w:p>
    <w:p w14:paraId="4904F81B" w14:textId="18A5F2ED" w:rsidR="005B2C93" w:rsidRPr="00D47776" w:rsidRDefault="005B2C93"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lastRenderedPageBreak/>
        <w:t>Doktorand může opakovat neúspěšnou obhajobu disertační práce nejvýše jednou, a to po</w:t>
      </w:r>
      <w:r w:rsidR="00C55AED"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přepracování disertační práce, nejdříve však za půl roku. V případě neúspěšně opakované obhajoby disertační práce se studium ukončuje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56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zákona a </w:t>
      </w:r>
      <w:r w:rsidR="00EF2C34" w:rsidRPr="00D47776">
        <w:rPr>
          <w:rFonts w:asciiTheme="minorHAnsi" w:hAnsiTheme="minorHAnsi" w:cstheme="minorHAnsi"/>
          <w:color w:val="auto"/>
          <w:sz w:val="22"/>
          <w:szCs w:val="22"/>
        </w:rPr>
        <w:t>čl. </w:t>
      </w:r>
      <w:r w:rsidRPr="00D47776">
        <w:rPr>
          <w:rFonts w:asciiTheme="minorHAnsi" w:hAnsiTheme="minorHAnsi" w:cstheme="minorHAnsi"/>
          <w:color w:val="auto"/>
          <w:sz w:val="22"/>
          <w:szCs w:val="22"/>
        </w:rPr>
        <w:t xml:space="preserve">34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7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b).  Na postup při rozhodování v této věci se vztahuje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68 zákona.</w:t>
      </w:r>
    </w:p>
    <w:p w14:paraId="17079112" w14:textId="422592EA" w:rsidR="00B002AB" w:rsidRPr="00D47776" w:rsidRDefault="00B002AB"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Disertační práci, a to ani po přepracování, nelze přijmout po uplynutí maximální doby studia.</w:t>
      </w:r>
    </w:p>
    <w:p w14:paraId="18550D40" w14:textId="77777777" w:rsidR="00B002AB" w:rsidRPr="00D47776" w:rsidRDefault="00B002AB"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Po vyjádření ORO může děkan povolit distanční účast jednotlivých členů komise, školitele nebo oponentů. Předseda a doktorand musí být vždy přítomni fyzicky. Pokud se některý z hlasujících členů účastní distančně, musí být tajné hlasování provedeno všemi členy distanční formou prostřednictvím aplikace, kterou určí děkan.</w:t>
      </w:r>
    </w:p>
    <w:p w14:paraId="11E9FC16" w14:textId="43829478" w:rsidR="00B002AB" w:rsidRPr="00D47776" w:rsidRDefault="00B002AB"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Na návrh ORO může děkan v mimořádných případech rozhodnout o konání obhajoby distanční formou</w:t>
      </w:r>
      <w:r w:rsidR="007D6E4F" w:rsidRPr="00D47776">
        <w:rPr>
          <w:rFonts w:asciiTheme="minorHAnsi" w:hAnsiTheme="minorHAnsi" w:cstheme="minorHAnsi"/>
          <w:color w:val="auto"/>
          <w:sz w:val="22"/>
          <w:szCs w:val="22"/>
        </w:rPr>
        <w:t xml:space="preserve">; rozhodnutí obsahuje </w:t>
      </w:r>
      <w:r w:rsidRPr="00D47776">
        <w:rPr>
          <w:rFonts w:asciiTheme="minorHAnsi" w:hAnsiTheme="minorHAnsi" w:cstheme="minorHAnsi"/>
          <w:color w:val="auto"/>
          <w:sz w:val="22"/>
          <w:szCs w:val="22"/>
        </w:rPr>
        <w:t xml:space="preserve">podmínky pro provedení distanční obhajoby včetně </w:t>
      </w:r>
      <w:r w:rsidR="007D6E4F" w:rsidRPr="00D47776">
        <w:rPr>
          <w:rFonts w:asciiTheme="minorHAnsi" w:hAnsiTheme="minorHAnsi" w:cstheme="minorHAnsi"/>
          <w:color w:val="auto"/>
          <w:sz w:val="22"/>
          <w:szCs w:val="22"/>
        </w:rPr>
        <w:t xml:space="preserve">způsobu </w:t>
      </w:r>
      <w:r w:rsidRPr="00D47776">
        <w:rPr>
          <w:rFonts w:asciiTheme="minorHAnsi" w:hAnsiTheme="minorHAnsi" w:cstheme="minorHAnsi"/>
          <w:color w:val="auto"/>
          <w:sz w:val="22"/>
          <w:szCs w:val="22"/>
        </w:rPr>
        <w:t>tajného hlasování.</w:t>
      </w:r>
    </w:p>
    <w:p w14:paraId="4B49412F" w14:textId="03E09753" w:rsidR="00B002AB" w:rsidRPr="00D47776" w:rsidRDefault="00B002AB" w:rsidP="00A235E9">
      <w:pPr>
        <w:pStyle w:val="Normln10"/>
        <w:numPr>
          <w:ilvl w:val="0"/>
          <w:numId w:val="44"/>
        </w:numPr>
        <w:spacing w:afterLines="40" w:after="96"/>
        <w:ind w:left="426" w:hanging="426"/>
        <w:rPr>
          <w:rFonts w:asciiTheme="minorHAnsi" w:hAnsiTheme="minorHAnsi" w:cstheme="minorHAnsi"/>
          <w:color w:val="auto"/>
          <w:sz w:val="22"/>
          <w:szCs w:val="22"/>
        </w:rPr>
      </w:pPr>
      <w:r w:rsidRPr="00D47776">
        <w:rPr>
          <w:rFonts w:asciiTheme="minorHAnsi" w:hAnsiTheme="minorHAnsi" w:cstheme="minorHAnsi"/>
          <w:color w:val="auto"/>
          <w:sz w:val="22"/>
          <w:szCs w:val="22"/>
        </w:rPr>
        <w:t>Ustanovení odst. 15 a 16 o distanční účasti či distančním konání obhajoby se přiměřeně použijí i</w:t>
      </w:r>
      <w:r w:rsidR="00707412">
        <w:rPr>
          <w:rFonts w:asciiTheme="minorHAnsi" w:hAnsiTheme="minorHAnsi" w:cstheme="minorHAnsi"/>
          <w:color w:val="auto"/>
          <w:sz w:val="22"/>
          <w:szCs w:val="22"/>
        </w:rPr>
        <w:t> </w:t>
      </w:r>
      <w:r w:rsidRPr="00D47776">
        <w:rPr>
          <w:rFonts w:asciiTheme="minorHAnsi" w:hAnsiTheme="minorHAnsi" w:cstheme="minorHAnsi"/>
          <w:color w:val="auto"/>
          <w:sz w:val="22"/>
          <w:szCs w:val="22"/>
        </w:rPr>
        <w:t>pro</w:t>
      </w:r>
      <w:r w:rsidR="00707412">
        <w:rPr>
          <w:rFonts w:asciiTheme="minorHAnsi" w:hAnsiTheme="minorHAnsi" w:cstheme="minorHAnsi"/>
          <w:color w:val="auto"/>
          <w:sz w:val="22"/>
          <w:szCs w:val="22"/>
        </w:rPr>
        <w:t> </w:t>
      </w:r>
      <w:r w:rsidRPr="00D47776">
        <w:rPr>
          <w:rFonts w:asciiTheme="minorHAnsi" w:hAnsiTheme="minorHAnsi" w:cstheme="minorHAnsi"/>
          <w:color w:val="auto"/>
          <w:sz w:val="22"/>
          <w:szCs w:val="22"/>
        </w:rPr>
        <w:t>konání SDZ.</w:t>
      </w:r>
    </w:p>
    <w:p w14:paraId="4904F81C" w14:textId="77777777" w:rsidR="005C549E" w:rsidRPr="00D47776" w:rsidRDefault="005C549E" w:rsidP="005B2C93">
      <w:pPr>
        <w:pStyle w:val="Normln10"/>
        <w:spacing w:afterLines="40" w:after="96"/>
        <w:ind w:left="454" w:hanging="454"/>
        <w:jc w:val="center"/>
        <w:rPr>
          <w:rFonts w:asciiTheme="minorHAnsi" w:hAnsiTheme="minorHAnsi" w:cstheme="minorHAnsi"/>
          <w:b/>
          <w:color w:val="auto"/>
          <w:sz w:val="22"/>
          <w:szCs w:val="22"/>
        </w:rPr>
      </w:pPr>
    </w:p>
    <w:p w14:paraId="4904F81D" w14:textId="77777777" w:rsidR="005B2C93" w:rsidRPr="00D47776" w:rsidRDefault="005B2C93" w:rsidP="005B2C93">
      <w:pPr>
        <w:pStyle w:val="Normln10"/>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color w:val="auto"/>
          <w:sz w:val="22"/>
          <w:szCs w:val="22"/>
        </w:rPr>
        <w:t>Článek 31</w:t>
      </w:r>
    </w:p>
    <w:p w14:paraId="4904F81E" w14:textId="77777777" w:rsidR="005B2C93" w:rsidRPr="00D47776" w:rsidRDefault="005B2C93" w:rsidP="005B2C93">
      <w:pPr>
        <w:pStyle w:val="Normln10"/>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Uznávání zkoušek z předchozího studia</w:t>
      </w:r>
      <w:r w:rsidR="0004793E" w:rsidRPr="00D47776">
        <w:rPr>
          <w:rFonts w:asciiTheme="minorHAnsi" w:hAnsiTheme="minorHAnsi" w:cstheme="minorHAnsi"/>
          <w:b/>
          <w:color w:val="auto"/>
          <w:sz w:val="22"/>
          <w:szCs w:val="22"/>
        </w:rPr>
        <w:t xml:space="preserve"> v doktorském studijním programu</w:t>
      </w:r>
    </w:p>
    <w:p w14:paraId="4904F81F" w14:textId="77777777" w:rsidR="005B2C93" w:rsidRPr="00D47776" w:rsidRDefault="005B2C93" w:rsidP="00A235E9">
      <w:pPr>
        <w:pStyle w:val="Normln10"/>
        <w:numPr>
          <w:ilvl w:val="0"/>
          <w:numId w:val="34"/>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Na žádost doktoranda může děkan uznat zkoušky z předmětů, které doktorand úspěšně složil během studia v doktorském studijním programu před zápisem do současného </w:t>
      </w:r>
      <w:r w:rsidR="0004793E" w:rsidRPr="00D47776">
        <w:rPr>
          <w:rFonts w:asciiTheme="minorHAnsi" w:hAnsiTheme="minorHAnsi" w:cstheme="minorHAnsi"/>
          <w:color w:val="auto"/>
          <w:sz w:val="22"/>
          <w:szCs w:val="22"/>
        </w:rPr>
        <w:t>studia v</w:t>
      </w:r>
      <w:r w:rsidR="005E7540"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doktorské</w:t>
      </w:r>
      <w:r w:rsidR="0004793E" w:rsidRPr="00D47776">
        <w:rPr>
          <w:rFonts w:asciiTheme="minorHAnsi" w:hAnsiTheme="minorHAnsi" w:cstheme="minorHAnsi"/>
          <w:color w:val="auto"/>
          <w:sz w:val="22"/>
          <w:szCs w:val="22"/>
        </w:rPr>
        <w:t>m</w:t>
      </w:r>
      <w:r w:rsidRPr="00D47776">
        <w:rPr>
          <w:rFonts w:asciiTheme="minorHAnsi" w:hAnsiTheme="minorHAnsi" w:cstheme="minorHAnsi"/>
          <w:color w:val="auto"/>
          <w:sz w:val="22"/>
          <w:szCs w:val="22"/>
        </w:rPr>
        <w:t xml:space="preserve"> </w:t>
      </w:r>
      <w:r w:rsidR="0004793E" w:rsidRPr="00D47776">
        <w:rPr>
          <w:rFonts w:asciiTheme="minorHAnsi" w:hAnsiTheme="minorHAnsi" w:cstheme="minorHAnsi"/>
          <w:color w:val="auto"/>
          <w:sz w:val="22"/>
          <w:szCs w:val="22"/>
        </w:rPr>
        <w:t>studijním programu</w:t>
      </w:r>
      <w:r w:rsidRPr="00D47776">
        <w:rPr>
          <w:rFonts w:asciiTheme="minorHAnsi" w:hAnsiTheme="minorHAnsi" w:cstheme="minorHAnsi"/>
          <w:color w:val="auto"/>
          <w:sz w:val="22"/>
          <w:szCs w:val="22"/>
        </w:rPr>
        <w:t>. Na takovou zkoušku se nadále hledí tak, jako by byla složena v den jejího uznání.</w:t>
      </w:r>
    </w:p>
    <w:p w14:paraId="4904F820" w14:textId="77777777" w:rsidR="005B2C93" w:rsidRPr="00D47776" w:rsidRDefault="005B2C93" w:rsidP="00A235E9">
      <w:pPr>
        <w:pStyle w:val="Normln10"/>
        <w:numPr>
          <w:ilvl w:val="0"/>
          <w:numId w:val="34"/>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Nelze uznat celý studijní blok ani státní doktorskou zkoušku.</w:t>
      </w:r>
    </w:p>
    <w:p w14:paraId="4904F821" w14:textId="77777777" w:rsidR="005B2C93" w:rsidRPr="00D47776" w:rsidRDefault="005B2C93" w:rsidP="00A235E9">
      <w:pPr>
        <w:pStyle w:val="Normln10"/>
        <w:numPr>
          <w:ilvl w:val="0"/>
          <w:numId w:val="34"/>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Doktorand může požádat o uznání zkoušky do pěti let ode dne složení zkoušky. Pozdější žádosti nelze vyhovět.</w:t>
      </w:r>
    </w:p>
    <w:p w14:paraId="4904F822" w14:textId="77777777" w:rsidR="005B2C93" w:rsidRPr="00D47776" w:rsidRDefault="005B2C93" w:rsidP="00A235E9">
      <w:pPr>
        <w:pStyle w:val="Normln10"/>
        <w:numPr>
          <w:ilvl w:val="0"/>
          <w:numId w:val="34"/>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K žádosti se vyjádří školitel a </w:t>
      </w:r>
      <w:r w:rsidR="009C2D9A" w:rsidRPr="00D47776">
        <w:rPr>
          <w:rFonts w:asciiTheme="minorHAnsi" w:hAnsiTheme="minorHAnsi" w:cstheme="minorHAnsi"/>
          <w:color w:val="auto"/>
          <w:sz w:val="22"/>
          <w:szCs w:val="22"/>
        </w:rPr>
        <w:t>příslušná oborová rada</w:t>
      </w:r>
      <w:r w:rsidRPr="00D47776">
        <w:rPr>
          <w:rFonts w:asciiTheme="minorHAnsi" w:hAnsiTheme="minorHAnsi" w:cstheme="minorHAnsi"/>
          <w:color w:val="auto"/>
          <w:sz w:val="22"/>
          <w:szCs w:val="22"/>
        </w:rPr>
        <w:t>.</w:t>
      </w:r>
    </w:p>
    <w:p w14:paraId="4904F823" w14:textId="77777777" w:rsidR="005B2C93" w:rsidRPr="00D47776" w:rsidRDefault="005B2C93" w:rsidP="00A235E9">
      <w:pPr>
        <w:pStyle w:val="Normln10"/>
        <w:numPr>
          <w:ilvl w:val="0"/>
          <w:numId w:val="34"/>
        </w:numPr>
        <w:spacing w:afterLines="40" w:after="96"/>
        <w:ind w:left="454"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Děkan o žádosti o uznání zkoušky rozhodne ve lhůtě 30 dnů.</w:t>
      </w:r>
    </w:p>
    <w:p w14:paraId="4904F824" w14:textId="77777777" w:rsidR="005B2C93" w:rsidRPr="00D47776" w:rsidRDefault="005B2C93" w:rsidP="005B2C93">
      <w:pPr>
        <w:pStyle w:val="Normln10"/>
        <w:tabs>
          <w:tab w:val="num" w:pos="0"/>
        </w:tabs>
        <w:spacing w:afterLines="40" w:after="96"/>
        <w:ind w:left="454" w:hanging="454"/>
        <w:rPr>
          <w:rFonts w:asciiTheme="minorHAnsi" w:hAnsiTheme="minorHAnsi" w:cstheme="minorHAnsi"/>
          <w:color w:val="auto"/>
          <w:sz w:val="22"/>
          <w:szCs w:val="22"/>
        </w:rPr>
      </w:pPr>
    </w:p>
    <w:p w14:paraId="4904F825" w14:textId="77777777" w:rsidR="005B2C93" w:rsidRPr="00D47776" w:rsidRDefault="005B2C93" w:rsidP="005D245B">
      <w:pPr>
        <w:pStyle w:val="Normln10"/>
        <w:keepNex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Část pátá</w:t>
      </w:r>
    </w:p>
    <w:p w14:paraId="4904F826" w14:textId="77777777" w:rsidR="005B2C93" w:rsidRPr="00D47776" w:rsidRDefault="005B2C93" w:rsidP="005D245B">
      <w:pPr>
        <w:pStyle w:val="Normln10"/>
        <w:keepNex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SPOLEČNÁ USTANOVENÍ</w:t>
      </w:r>
    </w:p>
    <w:p w14:paraId="4904F827" w14:textId="77777777" w:rsidR="005B2C93" w:rsidRPr="00D47776" w:rsidRDefault="005B2C93" w:rsidP="005D245B">
      <w:pPr>
        <w:pStyle w:val="Normln10"/>
        <w:keepNex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32</w:t>
      </w:r>
    </w:p>
    <w:p w14:paraId="4904F828" w14:textId="77777777" w:rsidR="005B2C93" w:rsidRPr="00D47776" w:rsidRDefault="005B2C93" w:rsidP="005D245B">
      <w:pPr>
        <w:pStyle w:val="Normln10"/>
        <w:keepNex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Doklady o studiu</w:t>
      </w:r>
    </w:p>
    <w:p w14:paraId="4904F829" w14:textId="54F78869" w:rsidR="005C549E" w:rsidRPr="00D47776" w:rsidRDefault="005B2C93" w:rsidP="00A235E9">
      <w:pPr>
        <w:pStyle w:val="Normln10"/>
        <w:numPr>
          <w:ilvl w:val="0"/>
          <w:numId w:val="45"/>
        </w:numPr>
        <w:spacing w:afterLines="40" w:after="96"/>
        <w:ind w:left="426"/>
        <w:rPr>
          <w:rFonts w:asciiTheme="minorHAnsi" w:hAnsiTheme="minorHAnsi" w:cstheme="minorHAnsi"/>
          <w:color w:val="auto"/>
          <w:sz w:val="22"/>
          <w:szCs w:val="22"/>
        </w:rPr>
      </w:pPr>
      <w:bookmarkStart w:id="124" w:name="_Hlk218861022"/>
      <w:r w:rsidRPr="00D47776">
        <w:rPr>
          <w:rFonts w:asciiTheme="minorHAnsi" w:hAnsiTheme="minorHAnsi" w:cstheme="minorHAnsi"/>
          <w:color w:val="auto"/>
          <w:sz w:val="22"/>
          <w:szCs w:val="22"/>
        </w:rPr>
        <w:t xml:space="preserve">Doklady o studiu ve studijním programu a o absolvování studia ve studijním programu se řídí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57 </w:t>
      </w:r>
      <w:r w:rsidR="00A347C4">
        <w:rPr>
          <w:rFonts w:asciiTheme="minorHAnsi" w:hAnsiTheme="minorHAnsi" w:cstheme="minorHAnsi"/>
          <w:color w:val="auto"/>
          <w:sz w:val="22"/>
          <w:szCs w:val="22"/>
        </w:rPr>
        <w:t xml:space="preserve">a § 57a </w:t>
      </w:r>
      <w:r w:rsidRPr="00D47776">
        <w:rPr>
          <w:rFonts w:asciiTheme="minorHAnsi" w:hAnsiTheme="minorHAnsi" w:cstheme="minorHAnsi"/>
          <w:color w:val="auto"/>
          <w:sz w:val="22"/>
          <w:szCs w:val="22"/>
        </w:rPr>
        <w:t>zákona.</w:t>
      </w:r>
    </w:p>
    <w:bookmarkEnd w:id="124"/>
    <w:p w14:paraId="4904F82A" w14:textId="77777777" w:rsidR="005B2C93" w:rsidRPr="00D47776" w:rsidRDefault="005B2C93" w:rsidP="00A235E9">
      <w:pPr>
        <w:pStyle w:val="Normln10"/>
        <w:numPr>
          <w:ilvl w:val="0"/>
          <w:numId w:val="4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ČVUT vydává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 xml:space="preserve">57 </w:t>
      </w:r>
      <w:r w:rsidR="00EF2C34" w:rsidRPr="00D47776">
        <w:rPr>
          <w:rFonts w:asciiTheme="minorHAnsi" w:hAnsiTheme="minorHAnsi" w:cstheme="minorHAnsi"/>
          <w:color w:val="auto"/>
          <w:sz w:val="22"/>
          <w:szCs w:val="22"/>
        </w:rPr>
        <w:t>odst. </w:t>
      </w:r>
      <w:r w:rsidRPr="00D47776">
        <w:rPr>
          <w:rFonts w:asciiTheme="minorHAnsi" w:hAnsiTheme="minorHAnsi" w:cstheme="minorHAnsi"/>
          <w:color w:val="auto"/>
          <w:sz w:val="22"/>
          <w:szCs w:val="22"/>
        </w:rPr>
        <w:t xml:space="preserve">1 </w:t>
      </w:r>
      <w:r w:rsidR="00EF2C34" w:rsidRPr="00D47776">
        <w:rPr>
          <w:rFonts w:asciiTheme="minorHAnsi" w:hAnsiTheme="minorHAnsi" w:cstheme="minorHAnsi"/>
          <w:color w:val="auto"/>
          <w:sz w:val="22"/>
          <w:szCs w:val="22"/>
        </w:rPr>
        <w:t>písm. </w:t>
      </w:r>
      <w:r w:rsidRPr="00D47776">
        <w:rPr>
          <w:rFonts w:asciiTheme="minorHAnsi" w:hAnsiTheme="minorHAnsi" w:cstheme="minorHAnsi"/>
          <w:color w:val="auto"/>
          <w:sz w:val="22"/>
          <w:szCs w:val="22"/>
        </w:rPr>
        <w:t xml:space="preserve">a) zákona průkaz studenta jako doklad </w:t>
      </w:r>
      <w:r w:rsidR="005C549E" w:rsidRPr="00D47776">
        <w:rPr>
          <w:rFonts w:asciiTheme="minorHAnsi" w:hAnsiTheme="minorHAnsi" w:cstheme="minorHAnsi"/>
          <w:color w:val="auto"/>
          <w:sz w:val="22"/>
          <w:szCs w:val="22"/>
        </w:rPr>
        <w:t>potvrzující právní postavení studenta.</w:t>
      </w:r>
      <w:r w:rsidRPr="00D47776">
        <w:rPr>
          <w:rFonts w:asciiTheme="minorHAnsi" w:hAnsiTheme="minorHAnsi" w:cstheme="minorHAnsi"/>
          <w:color w:val="auto"/>
          <w:sz w:val="22"/>
          <w:szCs w:val="22"/>
        </w:rPr>
        <w:t xml:space="preserve"> Průkaz studenta slouží k identifikaci studenta</w:t>
      </w:r>
      <w:r w:rsidR="000A48BF" w:rsidRPr="00D47776">
        <w:rPr>
          <w:rFonts w:asciiTheme="minorHAnsi" w:hAnsiTheme="minorHAnsi" w:cstheme="minorHAnsi"/>
          <w:color w:val="auto"/>
          <w:sz w:val="22"/>
          <w:szCs w:val="22"/>
        </w:rPr>
        <w:t xml:space="preserve"> a</w:t>
      </w:r>
      <w:r w:rsidR="005C549E" w:rsidRPr="00D47776">
        <w:rPr>
          <w:rFonts w:asciiTheme="minorHAnsi" w:hAnsiTheme="minorHAnsi" w:cstheme="minorHAnsi"/>
          <w:color w:val="auto"/>
          <w:sz w:val="22"/>
          <w:szCs w:val="22"/>
        </w:rPr>
        <w:t xml:space="preserve"> vydává </w:t>
      </w:r>
      <w:r w:rsidR="000A48BF" w:rsidRPr="00D47776">
        <w:rPr>
          <w:rFonts w:asciiTheme="minorHAnsi" w:hAnsiTheme="minorHAnsi" w:cstheme="minorHAnsi"/>
          <w:color w:val="auto"/>
          <w:sz w:val="22"/>
          <w:szCs w:val="22"/>
        </w:rPr>
        <w:t xml:space="preserve">se </w:t>
      </w:r>
      <w:r w:rsidR="005C549E" w:rsidRPr="00D47776">
        <w:rPr>
          <w:rFonts w:asciiTheme="minorHAnsi" w:hAnsiTheme="minorHAnsi" w:cstheme="minorHAnsi"/>
          <w:color w:val="auto"/>
          <w:sz w:val="22"/>
          <w:szCs w:val="22"/>
        </w:rPr>
        <w:t>ve formě</w:t>
      </w:r>
    </w:p>
    <w:p w14:paraId="4904F82B" w14:textId="77777777" w:rsidR="005B2C93" w:rsidRPr="00D47776" w:rsidRDefault="005B2C93" w:rsidP="00A235E9">
      <w:pPr>
        <w:pStyle w:val="Normln10"/>
        <w:widowControl w:val="0"/>
        <w:numPr>
          <w:ilvl w:val="0"/>
          <w:numId w:val="33"/>
        </w:numPr>
        <w:spacing w:afterLines="40" w:after="96"/>
        <w:ind w:left="993"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průkazu studenta ČVUT, nebo</w:t>
      </w:r>
    </w:p>
    <w:p w14:paraId="4904F82C" w14:textId="77777777" w:rsidR="005B2C93" w:rsidRPr="00D47776" w:rsidRDefault="005B2C93" w:rsidP="00A235E9">
      <w:pPr>
        <w:pStyle w:val="Normln10"/>
        <w:widowControl w:val="0"/>
        <w:numPr>
          <w:ilvl w:val="0"/>
          <w:numId w:val="33"/>
        </w:numPr>
        <w:spacing w:afterLines="40" w:after="96"/>
        <w:ind w:left="993" w:hanging="454"/>
        <w:rPr>
          <w:rFonts w:asciiTheme="minorHAnsi" w:hAnsiTheme="minorHAnsi" w:cstheme="minorHAnsi"/>
          <w:color w:val="auto"/>
          <w:sz w:val="22"/>
          <w:szCs w:val="22"/>
        </w:rPr>
      </w:pPr>
      <w:r w:rsidRPr="00D47776">
        <w:rPr>
          <w:rFonts w:asciiTheme="minorHAnsi" w:hAnsiTheme="minorHAnsi" w:cstheme="minorHAnsi"/>
          <w:color w:val="auto"/>
          <w:sz w:val="22"/>
          <w:szCs w:val="22"/>
        </w:rPr>
        <w:t>spojeného průkazu studenta ČVUT a mezinárodního identifikačního průkazu studenta ISIC.</w:t>
      </w:r>
    </w:p>
    <w:p w14:paraId="4904F82D" w14:textId="77777777" w:rsidR="005C549E" w:rsidRPr="00D47776" w:rsidRDefault="005B2C93" w:rsidP="00A235E9">
      <w:pPr>
        <w:pStyle w:val="Normln10"/>
        <w:numPr>
          <w:ilvl w:val="0"/>
          <w:numId w:val="4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Průkaz studenta je vystavován Výpočetním a informačním centrem ČVUT. Podklady pro vystavení průkazu studenta se čerpají z matriky studentů. Náležitosti průkazu a podmínky pro jeho vydání stanoví ředitel Výpočetního a informačního centra ČVUT.</w:t>
      </w:r>
    </w:p>
    <w:p w14:paraId="4904F82E" w14:textId="77777777" w:rsidR="005B2C93" w:rsidRPr="00D47776" w:rsidRDefault="005B2C93" w:rsidP="00A235E9">
      <w:pPr>
        <w:pStyle w:val="Normln10"/>
        <w:numPr>
          <w:ilvl w:val="0"/>
          <w:numId w:val="45"/>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lastRenderedPageBreak/>
        <w:t xml:space="preserve">Průkaz studenta je nepřenosný. Student je povinen oznámit bez zbytečného odkladu ztrátu, poškození nebo zničení průkazu studenta. Po ukončení studia je </w:t>
      </w:r>
      <w:r w:rsidR="00827423" w:rsidRPr="00D47776">
        <w:rPr>
          <w:rFonts w:asciiTheme="minorHAnsi" w:hAnsiTheme="minorHAnsi" w:cstheme="minorHAnsi"/>
          <w:color w:val="auto"/>
          <w:sz w:val="22"/>
          <w:szCs w:val="22"/>
        </w:rPr>
        <w:t>držitel průkazu</w:t>
      </w:r>
      <w:r w:rsidRPr="00D47776">
        <w:rPr>
          <w:rFonts w:asciiTheme="minorHAnsi" w:hAnsiTheme="minorHAnsi" w:cstheme="minorHAnsi"/>
          <w:color w:val="auto"/>
          <w:sz w:val="22"/>
          <w:szCs w:val="22"/>
        </w:rPr>
        <w:t xml:space="preserve"> povinen průkaz studenta neprodleně vrátit ČVUT.</w:t>
      </w:r>
    </w:p>
    <w:p w14:paraId="4904F82F" w14:textId="77777777" w:rsidR="009D2773" w:rsidRPr="00D47776" w:rsidRDefault="00AD7710" w:rsidP="00A235E9">
      <w:pPr>
        <w:pStyle w:val="Normln10"/>
        <w:numPr>
          <w:ilvl w:val="0"/>
          <w:numId w:val="45"/>
        </w:numPr>
        <w:spacing w:afterLines="40" w:after="96"/>
        <w:ind w:left="426"/>
        <w:rPr>
          <w:rFonts w:asciiTheme="minorHAnsi" w:hAnsiTheme="minorHAnsi"/>
          <w:b/>
          <w:color w:val="auto"/>
          <w:sz w:val="22"/>
        </w:rPr>
      </w:pPr>
      <w:r w:rsidRPr="00D47776">
        <w:rPr>
          <w:rFonts w:asciiTheme="minorHAnsi" w:hAnsiTheme="minorHAnsi" w:cstheme="minorHAnsi"/>
          <w:color w:val="auto"/>
          <w:sz w:val="22"/>
          <w:szCs w:val="22"/>
        </w:rPr>
        <w:t>Za výkaz o studiu se považuje výpis z elektronického informačního systému ČVUT potvrzený fakultou.</w:t>
      </w:r>
    </w:p>
    <w:p w14:paraId="4904F830" w14:textId="77777777" w:rsidR="005C0DD1" w:rsidRPr="00D47776" w:rsidRDefault="005C0DD1" w:rsidP="005B2C93">
      <w:pPr>
        <w:pStyle w:val="Normln10"/>
        <w:spacing w:afterLines="40" w:after="96"/>
        <w:ind w:left="454" w:hanging="454"/>
        <w:jc w:val="center"/>
        <w:rPr>
          <w:rFonts w:asciiTheme="minorHAnsi" w:hAnsiTheme="minorHAnsi" w:cstheme="minorHAnsi"/>
          <w:b/>
          <w:color w:val="auto"/>
          <w:sz w:val="22"/>
          <w:szCs w:val="22"/>
        </w:rPr>
      </w:pPr>
    </w:p>
    <w:p w14:paraId="4904F831" w14:textId="77777777" w:rsidR="005B2C93" w:rsidRPr="00D47776" w:rsidRDefault="005B2C93" w:rsidP="00D17BAF">
      <w:pPr>
        <w:pStyle w:val="Normln10"/>
        <w:keepNex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33</w:t>
      </w:r>
    </w:p>
    <w:p w14:paraId="4904F832" w14:textId="77777777" w:rsidR="005B2C93" w:rsidRPr="00D47776" w:rsidRDefault="005B2C93" w:rsidP="005B2C93">
      <w:pPr>
        <w:pStyle w:val="Normln10"/>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Matrika studentů</w:t>
      </w:r>
    </w:p>
    <w:p w14:paraId="4904F833" w14:textId="77777777" w:rsidR="00AD7710" w:rsidRPr="00D47776" w:rsidRDefault="005B2C93" w:rsidP="00A235E9">
      <w:pPr>
        <w:pStyle w:val="Normln10"/>
        <w:numPr>
          <w:ilvl w:val="0"/>
          <w:numId w:val="4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ČVUT vede podle </w:t>
      </w:r>
      <w:r w:rsidR="00EF2C34"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88 zákona matriku studentů. Matrika studentů slouží k</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evi</w:t>
      </w:r>
      <w:r w:rsidR="00275604" w:rsidRPr="00D47776">
        <w:rPr>
          <w:rFonts w:asciiTheme="minorHAnsi" w:hAnsiTheme="minorHAnsi" w:cstheme="minorHAnsi"/>
          <w:color w:val="auto"/>
          <w:sz w:val="22"/>
          <w:szCs w:val="22"/>
        </w:rPr>
        <w:t>denci studentů a</w:t>
      </w:r>
      <w:r w:rsidR="005E7540" w:rsidRPr="00D47776">
        <w:rPr>
          <w:rFonts w:asciiTheme="minorHAnsi" w:hAnsiTheme="minorHAnsi" w:cstheme="minorHAnsi"/>
          <w:color w:val="auto"/>
          <w:sz w:val="22"/>
          <w:szCs w:val="22"/>
        </w:rPr>
        <w:t> </w:t>
      </w:r>
      <w:r w:rsidR="00275604" w:rsidRPr="00D47776">
        <w:rPr>
          <w:rFonts w:asciiTheme="minorHAnsi" w:hAnsiTheme="minorHAnsi" w:cstheme="minorHAnsi"/>
          <w:color w:val="auto"/>
          <w:sz w:val="22"/>
          <w:szCs w:val="22"/>
        </w:rPr>
        <w:t>k</w:t>
      </w:r>
      <w:r w:rsidR="005E7540" w:rsidRPr="00D47776">
        <w:rPr>
          <w:rFonts w:asciiTheme="minorHAnsi" w:hAnsiTheme="minorHAnsi" w:cstheme="minorHAnsi"/>
          <w:color w:val="auto"/>
          <w:sz w:val="22"/>
          <w:szCs w:val="22"/>
        </w:rPr>
        <w:t> </w:t>
      </w:r>
      <w:r w:rsidR="00275604" w:rsidRPr="00D47776">
        <w:rPr>
          <w:rFonts w:asciiTheme="minorHAnsi" w:hAnsiTheme="minorHAnsi" w:cstheme="minorHAnsi"/>
          <w:color w:val="auto"/>
          <w:sz w:val="22"/>
          <w:szCs w:val="22"/>
        </w:rPr>
        <w:t xml:space="preserve">rozpočtovým </w:t>
      </w:r>
      <w:r w:rsidRPr="00D47776">
        <w:rPr>
          <w:rFonts w:asciiTheme="minorHAnsi" w:hAnsiTheme="minorHAnsi" w:cstheme="minorHAnsi"/>
          <w:color w:val="auto"/>
          <w:sz w:val="22"/>
          <w:szCs w:val="22"/>
        </w:rPr>
        <w:t>a statistickým účelům.</w:t>
      </w:r>
    </w:p>
    <w:p w14:paraId="4904F834" w14:textId="77777777" w:rsidR="00AD7710" w:rsidRPr="00D47776" w:rsidRDefault="005B2C93" w:rsidP="00A235E9">
      <w:pPr>
        <w:pStyle w:val="Normln10"/>
        <w:numPr>
          <w:ilvl w:val="0"/>
          <w:numId w:val="4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V matrice studentů jsou vedeny o jednotlivých studentech údaje, které předepisuje zákon a ministerstvo.</w:t>
      </w:r>
    </w:p>
    <w:p w14:paraId="4904F835" w14:textId="20EFB4C1" w:rsidR="00AD7710" w:rsidRPr="00D47776" w:rsidRDefault="005B2C93" w:rsidP="00A235E9">
      <w:pPr>
        <w:pStyle w:val="Normln10"/>
        <w:numPr>
          <w:ilvl w:val="0"/>
          <w:numId w:val="46"/>
        </w:numPr>
        <w:spacing w:afterLines="40" w:after="96"/>
        <w:ind w:left="426"/>
        <w:rPr>
          <w:rFonts w:asciiTheme="minorHAnsi" w:hAnsiTheme="minorHAnsi" w:cstheme="minorHAnsi"/>
          <w:color w:val="auto"/>
          <w:sz w:val="22"/>
          <w:szCs w:val="22"/>
        </w:rPr>
      </w:pPr>
      <w:bookmarkStart w:id="125" w:name="_Hlk218861029"/>
      <w:r w:rsidRPr="00D47776">
        <w:rPr>
          <w:rFonts w:asciiTheme="minorHAnsi" w:hAnsiTheme="minorHAnsi" w:cstheme="minorHAnsi"/>
          <w:color w:val="auto"/>
          <w:sz w:val="22"/>
          <w:szCs w:val="22"/>
        </w:rPr>
        <w:t xml:space="preserve">Matrika studentů je součástí </w:t>
      </w:r>
      <w:r w:rsidR="00691A39" w:rsidRPr="00D47776">
        <w:rPr>
          <w:rFonts w:asciiTheme="minorHAnsi" w:hAnsiTheme="minorHAnsi" w:cstheme="minorHAnsi"/>
          <w:color w:val="auto"/>
          <w:sz w:val="22"/>
          <w:szCs w:val="22"/>
        </w:rPr>
        <w:t xml:space="preserve">elektronického </w:t>
      </w:r>
      <w:r w:rsidRPr="00D47776">
        <w:rPr>
          <w:rFonts w:asciiTheme="minorHAnsi" w:hAnsiTheme="minorHAnsi" w:cstheme="minorHAnsi"/>
          <w:color w:val="auto"/>
          <w:sz w:val="22"/>
          <w:szCs w:val="22"/>
        </w:rPr>
        <w:t>informačního systému ČVUT. Operativně je vedena studijními odděleními a odděleními VVČ. Záznamy do matriky studentů a do studijní dokumentace mohou provádět pouze zvlášť k tomu pověření zaměstnanci ČVUT</w:t>
      </w:r>
      <w:r w:rsidR="004D0F49">
        <w:rPr>
          <w:rFonts w:asciiTheme="minorHAnsi" w:hAnsiTheme="minorHAnsi" w:cstheme="minorHAnsi"/>
          <w:color w:val="auto"/>
          <w:sz w:val="22"/>
          <w:szCs w:val="22"/>
        </w:rPr>
        <w:t xml:space="preserve">, </w:t>
      </w:r>
      <w:r w:rsidR="004D0F49" w:rsidRPr="004D0F49">
        <w:rPr>
          <w:rFonts w:asciiTheme="minorHAnsi" w:hAnsiTheme="minorHAnsi" w:cstheme="minorHAnsi"/>
          <w:color w:val="auto"/>
          <w:sz w:val="22"/>
          <w:szCs w:val="22"/>
        </w:rPr>
        <w:t>jsou přitom povinni postupovat ve</w:t>
      </w:r>
      <w:r w:rsidR="004D0F49">
        <w:rPr>
          <w:rFonts w:asciiTheme="minorHAnsi" w:hAnsiTheme="minorHAnsi" w:cstheme="minorHAnsi"/>
          <w:color w:val="auto"/>
          <w:sz w:val="22"/>
          <w:szCs w:val="22"/>
        </w:rPr>
        <w:t> </w:t>
      </w:r>
      <w:r w:rsidR="004D0F49" w:rsidRPr="004D0F49">
        <w:rPr>
          <w:rFonts w:asciiTheme="minorHAnsi" w:hAnsiTheme="minorHAnsi" w:cstheme="minorHAnsi"/>
          <w:color w:val="auto"/>
          <w:sz w:val="22"/>
          <w:szCs w:val="22"/>
        </w:rPr>
        <w:t>lhůtách stanovených v § 88 odst. 4 zákona</w:t>
      </w:r>
      <w:r w:rsidRPr="00D47776">
        <w:rPr>
          <w:rFonts w:asciiTheme="minorHAnsi" w:hAnsiTheme="minorHAnsi" w:cstheme="minorHAnsi"/>
          <w:color w:val="auto"/>
          <w:sz w:val="22"/>
          <w:szCs w:val="22"/>
        </w:rPr>
        <w:t>.</w:t>
      </w:r>
    </w:p>
    <w:bookmarkEnd w:id="125"/>
    <w:p w14:paraId="4904F836" w14:textId="31653F3F" w:rsidR="00AD7710" w:rsidRPr="00D47776" w:rsidRDefault="005B2C93" w:rsidP="00A235E9">
      <w:pPr>
        <w:pStyle w:val="Normln10"/>
        <w:numPr>
          <w:ilvl w:val="0"/>
          <w:numId w:val="4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Matrika studentů je souhrnně spravována Výpočetním a informačním centrem ČVUT. Podklady pro</w:t>
      </w:r>
      <w:r w:rsidR="00C55AED"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její vedení předávají studijní oddělení a oddělení VVČ v</w:t>
      </w:r>
      <w:r w:rsidR="00781492"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předepsané struktuře podle dohodnutého časového harmonogramu, přičemž záznamy o zápisu do studia, studijním programu, studijním oboru, formě studia, přerušení a ukončení studia se provedou neprodleně po rozhodné události.</w:t>
      </w:r>
    </w:p>
    <w:p w14:paraId="4904F837" w14:textId="77777777" w:rsidR="00B86DB3" w:rsidRPr="00D47776" w:rsidRDefault="005B2C93" w:rsidP="00A235E9">
      <w:pPr>
        <w:pStyle w:val="Normln10"/>
        <w:numPr>
          <w:ilvl w:val="0"/>
          <w:numId w:val="46"/>
        </w:numPr>
        <w:spacing w:afterLines="40" w:after="96"/>
        <w:ind w:left="426"/>
        <w:rPr>
          <w:rFonts w:asciiTheme="minorHAnsi" w:hAnsiTheme="minorHAnsi" w:cstheme="minorHAnsi"/>
          <w:color w:val="auto"/>
          <w:sz w:val="22"/>
          <w:szCs w:val="22"/>
        </w:rPr>
      </w:pPr>
      <w:r w:rsidRPr="00D47776">
        <w:rPr>
          <w:rFonts w:asciiTheme="minorHAnsi" w:hAnsiTheme="minorHAnsi" w:cstheme="minorHAnsi"/>
          <w:color w:val="auto"/>
          <w:sz w:val="22"/>
          <w:szCs w:val="22"/>
        </w:rPr>
        <w:t>Matrika studentů a doklady o rozhodných událostech jsou archiválie. Při jejich archivování a vystavování výpisů a opisů se postupuje podle zvláštních předpisů.</w:t>
      </w:r>
    </w:p>
    <w:p w14:paraId="4904F838" w14:textId="77777777" w:rsidR="00AD7710" w:rsidRPr="00D47776" w:rsidRDefault="00AD7710" w:rsidP="005B2C93">
      <w:pPr>
        <w:pStyle w:val="Normln10"/>
        <w:spacing w:afterLines="40" w:after="96"/>
        <w:ind w:left="454" w:hanging="454"/>
        <w:jc w:val="center"/>
        <w:rPr>
          <w:rFonts w:asciiTheme="minorHAnsi" w:hAnsiTheme="minorHAnsi" w:cstheme="minorHAnsi"/>
          <w:b/>
          <w:color w:val="auto"/>
          <w:sz w:val="22"/>
          <w:szCs w:val="22"/>
        </w:rPr>
      </w:pPr>
    </w:p>
    <w:p w14:paraId="4904F839" w14:textId="77777777" w:rsidR="005B2C93" w:rsidRPr="00D47776" w:rsidRDefault="005B2C93" w:rsidP="004D7E12">
      <w:pPr>
        <w:pStyle w:val="Normln10"/>
        <w:keepNex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34</w:t>
      </w:r>
    </w:p>
    <w:p w14:paraId="4904F83A" w14:textId="77777777" w:rsidR="005B2C93" w:rsidRPr="00D47776" w:rsidRDefault="005B2C93" w:rsidP="005B2C93">
      <w:pPr>
        <w:pStyle w:val="Normln2"/>
        <w:spacing w:afterLines="40" w:after="96"/>
        <w:ind w:left="454" w:hanging="454"/>
        <w:rPr>
          <w:rFonts w:asciiTheme="minorHAnsi" w:hAnsiTheme="minorHAnsi" w:cstheme="minorHAnsi"/>
          <w:sz w:val="22"/>
          <w:szCs w:val="22"/>
        </w:rPr>
      </w:pPr>
      <w:bookmarkStart w:id="126" w:name="_Hlk218861036"/>
      <w:r w:rsidRPr="00D47776">
        <w:rPr>
          <w:rFonts w:asciiTheme="minorHAnsi" w:hAnsiTheme="minorHAnsi" w:cstheme="minorHAnsi"/>
          <w:sz w:val="22"/>
          <w:szCs w:val="22"/>
        </w:rPr>
        <w:t>Ukončení studia</w:t>
      </w:r>
    </w:p>
    <w:p w14:paraId="4904F83B" w14:textId="1D4366B5" w:rsidR="005B2C93" w:rsidRPr="004D0F49" w:rsidRDefault="006E363B" w:rsidP="00A235E9">
      <w:pPr>
        <w:numPr>
          <w:ilvl w:val="0"/>
          <w:numId w:val="23"/>
        </w:numPr>
        <w:spacing w:afterLines="40" w:after="96"/>
        <w:ind w:left="426" w:hanging="426"/>
        <w:rPr>
          <w:rFonts w:asciiTheme="minorHAnsi" w:hAnsiTheme="minorHAnsi" w:cstheme="minorHAnsi"/>
          <w:sz w:val="22"/>
          <w:szCs w:val="22"/>
        </w:rPr>
      </w:pPr>
      <w:r w:rsidRPr="004D0F49">
        <w:rPr>
          <w:rFonts w:asciiTheme="minorHAnsi" w:hAnsiTheme="minorHAnsi" w:cstheme="minorHAnsi"/>
          <w:sz w:val="22"/>
          <w:szCs w:val="22"/>
        </w:rPr>
        <w:t xml:space="preserve">Studium v bakalářských a magisterských studijních programech se řádně ukončuje absolvováním studia ve studijním programu, </w:t>
      </w:r>
      <w:r w:rsidRPr="00721994">
        <w:rPr>
          <w:rFonts w:asciiTheme="minorHAnsi" w:hAnsiTheme="minorHAnsi" w:cstheme="minorHAnsi"/>
          <w:sz w:val="22"/>
          <w:szCs w:val="22"/>
        </w:rPr>
        <w:t>tj. splněním všech podmínek, které musí student splnit v průběhu studia ve studijním programu a vykonáním státní závěrečné zkoušky. Dnem řádného ukončení studia je den, kdy byla vykonána státní z</w:t>
      </w:r>
      <w:r w:rsidRPr="004D0F49">
        <w:rPr>
          <w:rFonts w:asciiTheme="minorHAnsi" w:hAnsiTheme="minorHAnsi" w:cstheme="minorHAnsi"/>
          <w:sz w:val="22"/>
          <w:szCs w:val="22"/>
        </w:rPr>
        <w:t>ávěrečná zkouška nebo její poslední část</w:t>
      </w:r>
      <w:r w:rsidR="005B2C93" w:rsidRPr="004D0F49">
        <w:rPr>
          <w:rFonts w:asciiTheme="minorHAnsi" w:hAnsiTheme="minorHAnsi" w:cstheme="minorHAnsi"/>
          <w:sz w:val="22"/>
          <w:szCs w:val="22"/>
        </w:rPr>
        <w:t>.</w:t>
      </w:r>
    </w:p>
    <w:bookmarkEnd w:id="126"/>
    <w:p w14:paraId="4904F83C" w14:textId="4515140F" w:rsidR="005B2C93" w:rsidRPr="00477ACB" w:rsidRDefault="005B2C93" w:rsidP="00243652">
      <w:pPr>
        <w:numPr>
          <w:ilvl w:val="0"/>
          <w:numId w:val="23"/>
        </w:numPr>
        <w:spacing w:afterLines="40" w:after="96"/>
        <w:ind w:left="426"/>
        <w:rPr>
          <w:rFonts w:asciiTheme="minorHAnsi" w:hAnsiTheme="minorHAnsi" w:cstheme="minorHAnsi"/>
          <w:sz w:val="22"/>
          <w:szCs w:val="22"/>
        </w:rPr>
      </w:pPr>
      <w:r w:rsidRPr="00D47776">
        <w:rPr>
          <w:rFonts w:asciiTheme="minorHAnsi" w:hAnsiTheme="minorHAnsi" w:cstheme="minorHAnsi"/>
          <w:sz w:val="22"/>
          <w:szCs w:val="22"/>
        </w:rPr>
        <w:t xml:space="preserve">Studium v doktorském studijním programu se řádně ukončuje absolvováním studia ve studijním programu, to je řádným splněním všech požadavků stanovených ISP, vykonáním </w:t>
      </w:r>
      <w:del w:id="127" w:author="Klusáková Barbora" w:date="2026-02-02T10:42:00Z">
        <w:r w:rsidRPr="00D47776" w:rsidDel="006E053C">
          <w:rPr>
            <w:rFonts w:asciiTheme="minorHAnsi" w:hAnsiTheme="minorHAnsi" w:cstheme="minorHAnsi"/>
            <w:sz w:val="22"/>
            <w:szCs w:val="22"/>
          </w:rPr>
          <w:delText>státní doktorské zkoušky</w:delText>
        </w:r>
      </w:del>
      <w:ins w:id="128" w:author="Klusáková Barbora" w:date="2026-02-02T10:42:00Z">
        <w:r w:rsidR="006E053C">
          <w:rPr>
            <w:rFonts w:asciiTheme="minorHAnsi" w:hAnsiTheme="minorHAnsi" w:cstheme="minorHAnsi"/>
            <w:sz w:val="22"/>
            <w:szCs w:val="22"/>
          </w:rPr>
          <w:t xml:space="preserve">SDZ, </w:t>
        </w:r>
        <w:r w:rsidR="006E053C" w:rsidRPr="006E053C">
          <w:rPr>
            <w:rFonts w:asciiTheme="minorHAnsi" w:hAnsiTheme="minorHAnsi" w:cstheme="minorHAnsi"/>
            <w:sz w:val="22"/>
            <w:szCs w:val="22"/>
          </w:rPr>
          <w:t>je-li ve studiu zařazena (čl. 29 odst. 1),</w:t>
        </w:r>
      </w:ins>
      <w:r w:rsidRPr="00D47776">
        <w:rPr>
          <w:rFonts w:asciiTheme="minorHAnsi" w:hAnsiTheme="minorHAnsi" w:cstheme="minorHAnsi"/>
          <w:sz w:val="22"/>
          <w:szCs w:val="22"/>
        </w:rPr>
        <w:t xml:space="preserve"> a obhajobou disertační práce</w:t>
      </w:r>
      <w:r w:rsidR="00477ACB">
        <w:rPr>
          <w:rFonts w:asciiTheme="minorHAnsi" w:hAnsiTheme="minorHAnsi" w:cstheme="minorHAnsi"/>
          <w:sz w:val="22"/>
          <w:szCs w:val="22"/>
        </w:rPr>
        <w:t>,</w:t>
      </w:r>
      <w:r w:rsidR="00477ACB" w:rsidRPr="00477ACB">
        <w:t xml:space="preserve"> </w:t>
      </w:r>
      <w:r w:rsidR="00477ACB" w:rsidRPr="00477ACB">
        <w:rPr>
          <w:rFonts w:asciiTheme="minorHAnsi" w:hAnsiTheme="minorHAnsi" w:cstheme="minorHAnsi"/>
          <w:sz w:val="22"/>
          <w:szCs w:val="22"/>
        </w:rPr>
        <w:t>popř. vykonáním státní závěrečné zkoušky</w:t>
      </w:r>
      <w:r w:rsidR="00477ACB">
        <w:rPr>
          <w:rFonts w:asciiTheme="minorHAnsi" w:hAnsiTheme="minorHAnsi" w:cstheme="minorHAnsi"/>
          <w:sz w:val="22"/>
          <w:szCs w:val="22"/>
        </w:rPr>
        <w:t xml:space="preserve"> </w:t>
      </w:r>
      <w:r w:rsidR="00477ACB" w:rsidRPr="00477ACB">
        <w:rPr>
          <w:rFonts w:asciiTheme="minorHAnsi" w:hAnsiTheme="minorHAnsi" w:cstheme="minorHAnsi"/>
          <w:sz w:val="22"/>
          <w:szCs w:val="22"/>
        </w:rPr>
        <w:t>spočívající v</w:t>
      </w:r>
      <w:r w:rsidR="00477ACB">
        <w:rPr>
          <w:rFonts w:asciiTheme="minorHAnsi" w:hAnsiTheme="minorHAnsi" w:cstheme="minorHAnsi"/>
          <w:sz w:val="22"/>
          <w:szCs w:val="22"/>
        </w:rPr>
        <w:t> </w:t>
      </w:r>
      <w:r w:rsidR="00477ACB" w:rsidRPr="00477ACB">
        <w:rPr>
          <w:rFonts w:asciiTheme="minorHAnsi" w:hAnsiTheme="minorHAnsi" w:cstheme="minorHAnsi"/>
          <w:sz w:val="22"/>
          <w:szCs w:val="22"/>
        </w:rPr>
        <w:t>obhajobě disertační práce</w:t>
      </w:r>
      <w:del w:id="129" w:author="Klusáková Barbora" w:date="2026-02-11T13:14:00Z">
        <w:r w:rsidR="00477ACB" w:rsidRPr="00477ACB" w:rsidDel="004D7D1E">
          <w:rPr>
            <w:rFonts w:asciiTheme="minorHAnsi" w:hAnsiTheme="minorHAnsi" w:cstheme="minorHAnsi"/>
            <w:sz w:val="22"/>
            <w:szCs w:val="22"/>
          </w:rPr>
          <w:delText xml:space="preserve"> </w:delText>
        </w:r>
      </w:del>
      <w:r w:rsidRPr="00477ACB">
        <w:rPr>
          <w:rFonts w:asciiTheme="minorHAnsi" w:hAnsiTheme="minorHAnsi" w:cstheme="minorHAnsi"/>
          <w:sz w:val="22"/>
          <w:szCs w:val="22"/>
        </w:rPr>
        <w:t>. Dnem řádného ukončení studia je den, kdy byla obhájena disertační práce.</w:t>
      </w:r>
    </w:p>
    <w:p w14:paraId="4904F83D" w14:textId="77777777" w:rsidR="005B2C93" w:rsidRPr="00D47776" w:rsidRDefault="005B2C93" w:rsidP="00A235E9">
      <w:pPr>
        <w:numPr>
          <w:ilvl w:val="0"/>
          <w:numId w:val="23"/>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Na základě řádného ukončení studia obdrží absolvent vysokoškolský diplom a česko-anglický dodatek k diplomu. Vysokoškolský diplom s česko-anglickým dodatkem k diplomu je absolventům předán zpravidla na slavnostním shromáždění (promoci), v jehož průběhu absolvent skládá příslušný slib absolventa (příloha </w:t>
      </w:r>
      <w:r w:rsidR="00AD7710" w:rsidRPr="00D47776">
        <w:rPr>
          <w:rFonts w:asciiTheme="minorHAnsi" w:hAnsiTheme="minorHAnsi" w:cstheme="minorHAnsi"/>
          <w:sz w:val="22"/>
          <w:szCs w:val="22"/>
        </w:rPr>
        <w:t>č. 3</w:t>
      </w:r>
      <w:r w:rsidRPr="00D47776">
        <w:rPr>
          <w:rFonts w:asciiTheme="minorHAnsi" w:hAnsiTheme="minorHAnsi" w:cstheme="minorHAnsi"/>
          <w:sz w:val="22"/>
          <w:szCs w:val="22"/>
        </w:rPr>
        <w:t xml:space="preserve"> Statutu ČVUT). </w:t>
      </w:r>
    </w:p>
    <w:p w14:paraId="4904F83E" w14:textId="41EC63AB" w:rsidR="005B2C93" w:rsidRPr="00D47776" w:rsidRDefault="005B2C93" w:rsidP="00A235E9">
      <w:pPr>
        <w:numPr>
          <w:ilvl w:val="0"/>
          <w:numId w:val="23"/>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Absolventům studia v bakalářských studijních programech se uděluje akademický titul bakalář (ve</w:t>
      </w:r>
      <w:r w:rsidR="00C55AED" w:rsidRPr="00D47776">
        <w:rPr>
          <w:rFonts w:asciiTheme="minorHAnsi" w:hAnsiTheme="minorHAnsi" w:cstheme="minorHAnsi"/>
          <w:sz w:val="22"/>
          <w:szCs w:val="22"/>
        </w:rPr>
        <w:t> </w:t>
      </w:r>
      <w:r w:rsidRPr="00D47776">
        <w:rPr>
          <w:rFonts w:asciiTheme="minorHAnsi" w:hAnsiTheme="minorHAnsi" w:cstheme="minorHAnsi"/>
          <w:sz w:val="22"/>
          <w:szCs w:val="22"/>
        </w:rPr>
        <w:t>zkratce „Bc.“ uváděné před jménem), v oblasti umění se uděluje akademický titul bakalář umění (ve zkratce „BcA.“ uváděné před jménem).</w:t>
      </w:r>
    </w:p>
    <w:p w14:paraId="4904F83F" w14:textId="37E751C5" w:rsidR="005B2C93" w:rsidRPr="00D47776" w:rsidRDefault="005B2C93" w:rsidP="00A235E9">
      <w:pPr>
        <w:pStyle w:val="Normln3"/>
        <w:numPr>
          <w:ilvl w:val="0"/>
          <w:numId w:val="23"/>
        </w:numPr>
        <w:spacing w:before="0" w:afterLines="40" w:after="96"/>
        <w:ind w:left="454" w:hanging="454"/>
        <w:rPr>
          <w:rFonts w:asciiTheme="minorHAnsi" w:hAnsiTheme="minorHAnsi" w:cstheme="minorHAnsi"/>
          <w:sz w:val="22"/>
          <w:szCs w:val="22"/>
        </w:rPr>
      </w:pPr>
      <w:bookmarkStart w:id="130" w:name="_Hlk218861043"/>
      <w:r w:rsidRPr="00D47776">
        <w:rPr>
          <w:rFonts w:asciiTheme="minorHAnsi" w:hAnsiTheme="minorHAnsi" w:cstheme="minorHAnsi"/>
          <w:sz w:val="22"/>
          <w:szCs w:val="22"/>
        </w:rPr>
        <w:t>Absolventům studia v magisterských studijních programech se uděluje v</w:t>
      </w:r>
      <w:r w:rsidR="00781492" w:rsidRPr="00D47776">
        <w:rPr>
          <w:rFonts w:asciiTheme="minorHAnsi" w:hAnsiTheme="minorHAnsi" w:cstheme="minorHAnsi"/>
          <w:sz w:val="22"/>
          <w:szCs w:val="22"/>
        </w:rPr>
        <w:t> </w:t>
      </w:r>
      <w:r w:rsidRPr="00D47776">
        <w:rPr>
          <w:rFonts w:asciiTheme="minorHAnsi" w:hAnsiTheme="minorHAnsi" w:cstheme="minorHAnsi"/>
          <w:sz w:val="22"/>
          <w:szCs w:val="22"/>
        </w:rPr>
        <w:t>oblasti technických věd a</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 xml:space="preserve">technologií akademický titul „inženýr“ (ve zkratce „Ing.“ uváděné před jménem), v oblasti architektury se uděluje akademický titul „inženýr architekt“ (ve zkratce „Ing. arch.“ uváděné </w:t>
      </w:r>
      <w:r w:rsidRPr="00D47776">
        <w:rPr>
          <w:rFonts w:asciiTheme="minorHAnsi" w:hAnsiTheme="minorHAnsi" w:cstheme="minorHAnsi"/>
          <w:sz w:val="22"/>
          <w:szCs w:val="22"/>
        </w:rPr>
        <w:lastRenderedPageBreak/>
        <w:t>před</w:t>
      </w:r>
      <w:r w:rsidR="00C55AED" w:rsidRPr="00D47776">
        <w:rPr>
          <w:rFonts w:asciiTheme="minorHAnsi" w:hAnsiTheme="minorHAnsi" w:cstheme="minorHAnsi"/>
          <w:sz w:val="22"/>
          <w:szCs w:val="22"/>
        </w:rPr>
        <w:t> </w:t>
      </w:r>
      <w:r w:rsidRPr="00D47776">
        <w:rPr>
          <w:rFonts w:asciiTheme="minorHAnsi" w:hAnsiTheme="minorHAnsi" w:cstheme="minorHAnsi"/>
          <w:sz w:val="22"/>
          <w:szCs w:val="22"/>
        </w:rPr>
        <w:t>jménem), v oblasti umění akademický titul „magistr umění“ (ve zkratce „MgA.“ uváděné před</w:t>
      </w:r>
      <w:r w:rsidR="00C55AED" w:rsidRPr="00D47776">
        <w:rPr>
          <w:rFonts w:asciiTheme="minorHAnsi" w:hAnsiTheme="minorHAnsi" w:cstheme="minorHAnsi"/>
          <w:sz w:val="22"/>
          <w:szCs w:val="22"/>
        </w:rPr>
        <w:t> </w:t>
      </w:r>
      <w:r w:rsidRPr="00D47776">
        <w:rPr>
          <w:rFonts w:asciiTheme="minorHAnsi" w:hAnsiTheme="minorHAnsi" w:cstheme="minorHAnsi"/>
          <w:sz w:val="22"/>
          <w:szCs w:val="22"/>
        </w:rPr>
        <w:t>jménem)</w:t>
      </w:r>
      <w:r w:rsidR="004D0F49">
        <w:rPr>
          <w:rFonts w:asciiTheme="minorHAnsi" w:hAnsiTheme="minorHAnsi" w:cstheme="minorHAnsi"/>
          <w:sz w:val="22"/>
          <w:szCs w:val="22"/>
        </w:rPr>
        <w:t xml:space="preserve"> </w:t>
      </w:r>
      <w:r w:rsidR="004D0F49" w:rsidRPr="004D0F49">
        <w:rPr>
          <w:rFonts w:asciiTheme="minorHAnsi" w:hAnsiTheme="minorHAnsi" w:cstheme="minorHAnsi"/>
          <w:sz w:val="22"/>
          <w:szCs w:val="22"/>
        </w:rPr>
        <w:t>a v oblasti učitelství a vybraných zdravotnických oborů akademický titul „magistr“ (ve</w:t>
      </w:r>
      <w:r w:rsidR="004D0F49">
        <w:rPr>
          <w:rFonts w:asciiTheme="minorHAnsi" w:hAnsiTheme="minorHAnsi" w:cstheme="minorHAnsi"/>
          <w:sz w:val="22"/>
          <w:szCs w:val="22"/>
        </w:rPr>
        <w:t> </w:t>
      </w:r>
      <w:r w:rsidR="004D0F49" w:rsidRPr="004D0F49">
        <w:rPr>
          <w:rFonts w:asciiTheme="minorHAnsi" w:hAnsiTheme="minorHAnsi" w:cstheme="minorHAnsi"/>
          <w:sz w:val="22"/>
          <w:szCs w:val="22"/>
        </w:rPr>
        <w:t>zkratce „Mgr.“ uváděné před jménem</w:t>
      </w:r>
      <w:r w:rsidR="004D0F49">
        <w:rPr>
          <w:rFonts w:asciiTheme="minorHAnsi" w:hAnsiTheme="minorHAnsi" w:cstheme="minorHAnsi"/>
          <w:sz w:val="22"/>
          <w:szCs w:val="22"/>
        </w:rPr>
        <w:t>)</w:t>
      </w:r>
      <w:r w:rsidRPr="00D47776">
        <w:rPr>
          <w:rFonts w:asciiTheme="minorHAnsi" w:hAnsiTheme="minorHAnsi" w:cstheme="minorHAnsi"/>
          <w:sz w:val="22"/>
          <w:szCs w:val="22"/>
        </w:rPr>
        <w:t>.</w:t>
      </w:r>
    </w:p>
    <w:bookmarkEnd w:id="130"/>
    <w:p w14:paraId="4904F840" w14:textId="39B7B7DF" w:rsidR="005B2C93" w:rsidRPr="00D47776" w:rsidRDefault="005B2C93" w:rsidP="00A235E9">
      <w:pPr>
        <w:pStyle w:val="Normln3"/>
        <w:numPr>
          <w:ilvl w:val="0"/>
          <w:numId w:val="23"/>
        </w:numPr>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Absolventům studia v doktorských studijních programech se uděluje akademický titul „doktor“ (ve</w:t>
      </w:r>
      <w:r w:rsidR="00C55AED" w:rsidRPr="00D47776">
        <w:rPr>
          <w:rFonts w:asciiTheme="minorHAnsi" w:hAnsiTheme="minorHAnsi" w:cstheme="minorHAnsi"/>
          <w:sz w:val="22"/>
          <w:szCs w:val="22"/>
        </w:rPr>
        <w:t> </w:t>
      </w:r>
      <w:r w:rsidRPr="00D47776">
        <w:rPr>
          <w:rFonts w:asciiTheme="minorHAnsi" w:hAnsiTheme="minorHAnsi" w:cstheme="minorHAnsi"/>
          <w:sz w:val="22"/>
          <w:szCs w:val="22"/>
        </w:rPr>
        <w:t>zkratce „Ph.D.“ uváděné za jménem).</w:t>
      </w:r>
    </w:p>
    <w:p w14:paraId="4904F841" w14:textId="77777777" w:rsidR="005B2C93" w:rsidRPr="00D47776" w:rsidRDefault="005B2C93" w:rsidP="00A235E9">
      <w:pPr>
        <w:numPr>
          <w:ilvl w:val="0"/>
          <w:numId w:val="23"/>
        </w:numPr>
        <w:spacing w:afterLines="40" w:after="96"/>
        <w:ind w:left="454" w:hanging="454"/>
        <w:rPr>
          <w:rFonts w:asciiTheme="minorHAnsi" w:hAnsiTheme="minorHAnsi" w:cstheme="minorHAnsi"/>
          <w:sz w:val="22"/>
          <w:szCs w:val="22"/>
        </w:rPr>
      </w:pPr>
      <w:bookmarkStart w:id="131" w:name="_Hlk218861053"/>
      <w:r w:rsidRPr="00D47776">
        <w:rPr>
          <w:rFonts w:asciiTheme="minorHAnsi" w:hAnsiTheme="minorHAnsi" w:cstheme="minorHAnsi"/>
          <w:sz w:val="22"/>
          <w:szCs w:val="22"/>
        </w:rPr>
        <w:t>Studium se dále ukončuje</w:t>
      </w:r>
    </w:p>
    <w:p w14:paraId="4904F842" w14:textId="77777777" w:rsidR="005B2C93" w:rsidRPr="00D47776" w:rsidRDefault="005B2C93" w:rsidP="00AD7710">
      <w:pPr>
        <w:pStyle w:val="Psmenkov"/>
        <w:numPr>
          <w:ilvl w:val="0"/>
          <w:numId w:val="5"/>
        </w:numPr>
        <w:spacing w:afterLines="40" w:after="96"/>
        <w:ind w:left="993" w:hanging="454"/>
        <w:rPr>
          <w:rFonts w:asciiTheme="minorHAnsi" w:hAnsiTheme="minorHAnsi"/>
          <w:color w:val="auto"/>
          <w:sz w:val="22"/>
        </w:rPr>
      </w:pPr>
      <w:r w:rsidRPr="00D47776">
        <w:rPr>
          <w:rFonts w:asciiTheme="minorHAnsi" w:hAnsiTheme="minorHAnsi"/>
          <w:color w:val="auto"/>
          <w:sz w:val="22"/>
        </w:rPr>
        <w:t>zanecháním studia,</w:t>
      </w:r>
    </w:p>
    <w:p w14:paraId="4904F843" w14:textId="77777777" w:rsidR="005B2C93" w:rsidRPr="00D47776" w:rsidRDefault="005B2C93" w:rsidP="00AD7710">
      <w:pPr>
        <w:pStyle w:val="Psmenkov"/>
        <w:numPr>
          <w:ilvl w:val="0"/>
          <w:numId w:val="5"/>
        </w:numPr>
        <w:spacing w:afterLines="40" w:after="96"/>
        <w:ind w:left="993" w:hanging="454"/>
        <w:rPr>
          <w:rFonts w:asciiTheme="minorHAnsi" w:hAnsiTheme="minorHAnsi"/>
          <w:color w:val="auto"/>
          <w:sz w:val="22"/>
        </w:rPr>
      </w:pPr>
      <w:r w:rsidRPr="00D47776">
        <w:rPr>
          <w:rFonts w:asciiTheme="minorHAnsi" w:hAnsiTheme="minorHAnsi"/>
          <w:color w:val="auto"/>
          <w:sz w:val="22"/>
        </w:rPr>
        <w:t xml:space="preserve">nesplněním požadavků vyplývajících ze studijního programu podle tohoto </w:t>
      </w:r>
      <w:r w:rsidR="00AC4489" w:rsidRPr="00D47776">
        <w:rPr>
          <w:rFonts w:asciiTheme="minorHAnsi" w:hAnsiTheme="minorHAnsi"/>
          <w:color w:val="auto"/>
          <w:sz w:val="22"/>
        </w:rPr>
        <w:t>řádu</w:t>
      </w:r>
      <w:r w:rsidRPr="00D47776">
        <w:rPr>
          <w:rFonts w:asciiTheme="minorHAnsi" w:hAnsiTheme="minorHAnsi"/>
          <w:color w:val="auto"/>
          <w:sz w:val="22"/>
        </w:rPr>
        <w:t>,</w:t>
      </w:r>
    </w:p>
    <w:p w14:paraId="4904F844" w14:textId="070C9225" w:rsidR="005B2C93" w:rsidRPr="00D47776" w:rsidRDefault="004D0F49" w:rsidP="00AD7710">
      <w:pPr>
        <w:pStyle w:val="Psmenkov"/>
        <w:numPr>
          <w:ilvl w:val="0"/>
          <w:numId w:val="5"/>
        </w:numPr>
        <w:spacing w:afterLines="40" w:after="96"/>
        <w:ind w:left="993" w:hanging="454"/>
        <w:rPr>
          <w:rFonts w:asciiTheme="minorHAnsi" w:hAnsiTheme="minorHAnsi"/>
          <w:color w:val="auto"/>
          <w:sz w:val="22"/>
        </w:rPr>
      </w:pPr>
      <w:r w:rsidRPr="004D0F49">
        <w:rPr>
          <w:rFonts w:asciiTheme="minorHAnsi" w:hAnsiTheme="minorHAnsi"/>
          <w:color w:val="auto"/>
          <w:sz w:val="22"/>
        </w:rPr>
        <w:t>přestupem do jiného studijního programu podle § 54b zákona</w:t>
      </w:r>
      <w:r w:rsidR="005B2C93" w:rsidRPr="00D47776">
        <w:rPr>
          <w:rFonts w:asciiTheme="minorHAnsi" w:hAnsiTheme="minorHAnsi"/>
          <w:color w:val="auto"/>
          <w:sz w:val="22"/>
        </w:rPr>
        <w:t>,</w:t>
      </w:r>
    </w:p>
    <w:p w14:paraId="4904F845" w14:textId="77777777" w:rsidR="005B2C93" w:rsidRPr="00D47776" w:rsidRDefault="005B2C93" w:rsidP="00AD7710">
      <w:pPr>
        <w:pStyle w:val="Psmenkov"/>
        <w:numPr>
          <w:ilvl w:val="0"/>
          <w:numId w:val="5"/>
        </w:numPr>
        <w:spacing w:afterLines="40" w:after="96"/>
        <w:ind w:left="993" w:hanging="454"/>
        <w:rPr>
          <w:rFonts w:asciiTheme="minorHAnsi" w:hAnsiTheme="minorHAnsi"/>
          <w:color w:val="auto"/>
          <w:sz w:val="22"/>
        </w:rPr>
      </w:pPr>
      <w:r w:rsidRPr="00D47776">
        <w:rPr>
          <w:rFonts w:asciiTheme="minorHAnsi" w:hAnsiTheme="minorHAnsi"/>
          <w:color w:val="auto"/>
          <w:sz w:val="22"/>
        </w:rPr>
        <w:t>zánikem</w:t>
      </w:r>
      <w:r w:rsidR="00AD7710" w:rsidRPr="00D47776">
        <w:rPr>
          <w:rFonts w:asciiTheme="minorHAnsi" w:hAnsiTheme="minorHAnsi"/>
          <w:color w:val="auto"/>
          <w:sz w:val="22"/>
        </w:rPr>
        <w:t xml:space="preserve"> akreditace studijního programu,</w:t>
      </w:r>
    </w:p>
    <w:p w14:paraId="4904F846" w14:textId="77777777" w:rsidR="005B2C93" w:rsidRPr="00D47776" w:rsidRDefault="005B2C93" w:rsidP="00AD7710">
      <w:pPr>
        <w:pStyle w:val="Psmenkov"/>
        <w:numPr>
          <w:ilvl w:val="0"/>
          <w:numId w:val="5"/>
        </w:numPr>
        <w:spacing w:afterLines="40" w:after="96"/>
        <w:ind w:left="993" w:hanging="454"/>
        <w:rPr>
          <w:rFonts w:asciiTheme="minorHAnsi" w:hAnsiTheme="minorHAnsi"/>
          <w:color w:val="auto"/>
          <w:sz w:val="22"/>
        </w:rPr>
      </w:pPr>
      <w:r w:rsidRPr="00D47776">
        <w:rPr>
          <w:rFonts w:asciiTheme="minorHAnsi" w:hAnsiTheme="minorHAnsi"/>
          <w:color w:val="auto"/>
          <w:sz w:val="22"/>
        </w:rPr>
        <w:t xml:space="preserve">vyloučením ze studia podle </w:t>
      </w:r>
      <w:r w:rsidR="00EF2C34" w:rsidRPr="00D47776">
        <w:rPr>
          <w:rFonts w:asciiTheme="minorHAnsi" w:hAnsiTheme="minorHAnsi"/>
          <w:color w:val="auto"/>
          <w:sz w:val="22"/>
        </w:rPr>
        <w:t>§ </w:t>
      </w:r>
      <w:r w:rsidRPr="00D47776">
        <w:rPr>
          <w:rFonts w:asciiTheme="minorHAnsi" w:hAnsiTheme="minorHAnsi"/>
          <w:color w:val="auto"/>
          <w:sz w:val="22"/>
        </w:rPr>
        <w:t xml:space="preserve">65 </w:t>
      </w:r>
      <w:r w:rsidR="00EF2C34" w:rsidRPr="00D47776">
        <w:rPr>
          <w:rFonts w:asciiTheme="minorHAnsi" w:hAnsiTheme="minorHAnsi"/>
          <w:color w:val="auto"/>
          <w:sz w:val="22"/>
        </w:rPr>
        <w:t>odst. </w:t>
      </w:r>
      <w:r w:rsidRPr="00D47776">
        <w:rPr>
          <w:rFonts w:asciiTheme="minorHAnsi" w:hAnsiTheme="minorHAnsi"/>
          <w:color w:val="auto"/>
          <w:sz w:val="22"/>
        </w:rPr>
        <w:t xml:space="preserve">1 </w:t>
      </w:r>
      <w:r w:rsidR="00EF2C34" w:rsidRPr="00D47776">
        <w:rPr>
          <w:rFonts w:asciiTheme="minorHAnsi" w:hAnsiTheme="minorHAnsi"/>
          <w:color w:val="auto"/>
          <w:sz w:val="22"/>
        </w:rPr>
        <w:t>písm. </w:t>
      </w:r>
      <w:r w:rsidRPr="00D47776">
        <w:rPr>
          <w:rFonts w:asciiTheme="minorHAnsi" w:hAnsiTheme="minorHAnsi"/>
          <w:color w:val="auto"/>
          <w:sz w:val="22"/>
        </w:rPr>
        <w:t>c)</w:t>
      </w:r>
      <w:r w:rsidR="00DF4C1B" w:rsidRPr="00D47776">
        <w:rPr>
          <w:rFonts w:asciiTheme="minorHAnsi" w:hAnsiTheme="minorHAnsi"/>
          <w:color w:val="auto"/>
          <w:sz w:val="22"/>
        </w:rPr>
        <w:t xml:space="preserve"> zákona</w:t>
      </w:r>
      <w:r w:rsidRPr="00D47776">
        <w:rPr>
          <w:rFonts w:asciiTheme="minorHAnsi" w:hAnsiTheme="minorHAnsi"/>
          <w:color w:val="auto"/>
          <w:sz w:val="22"/>
        </w:rPr>
        <w:t xml:space="preserve"> nebo podle </w:t>
      </w:r>
      <w:r w:rsidR="00EF2C34" w:rsidRPr="00D47776">
        <w:rPr>
          <w:rFonts w:asciiTheme="minorHAnsi" w:hAnsiTheme="minorHAnsi"/>
          <w:color w:val="auto"/>
          <w:sz w:val="22"/>
        </w:rPr>
        <w:t>§ </w:t>
      </w:r>
      <w:r w:rsidR="00AD7710" w:rsidRPr="00D47776">
        <w:rPr>
          <w:rFonts w:asciiTheme="minorHAnsi" w:hAnsiTheme="minorHAnsi"/>
          <w:color w:val="auto"/>
          <w:sz w:val="22"/>
        </w:rPr>
        <w:t>67 zákona,</w:t>
      </w:r>
    </w:p>
    <w:p w14:paraId="4904F847" w14:textId="77777777" w:rsidR="00AD7710" w:rsidRPr="00D47776" w:rsidRDefault="00AD7710" w:rsidP="00AD7710">
      <w:pPr>
        <w:pStyle w:val="Psmenkov"/>
        <w:numPr>
          <w:ilvl w:val="0"/>
          <w:numId w:val="5"/>
        </w:numPr>
        <w:spacing w:afterLines="40" w:after="96"/>
        <w:ind w:left="993" w:hanging="426"/>
        <w:rPr>
          <w:rFonts w:asciiTheme="minorHAnsi" w:hAnsiTheme="minorHAnsi"/>
          <w:color w:val="auto"/>
          <w:sz w:val="22"/>
        </w:rPr>
      </w:pPr>
      <w:r w:rsidRPr="00D47776">
        <w:rPr>
          <w:rFonts w:asciiTheme="minorHAnsi" w:hAnsiTheme="minorHAnsi"/>
          <w:color w:val="auto"/>
          <w:sz w:val="22"/>
        </w:rPr>
        <w:t>ukončením uskutečňování studijního programu z důvodů uvedených v § 81b odst. 3 zákona,</w:t>
      </w:r>
    </w:p>
    <w:p w14:paraId="4904F848" w14:textId="77777777" w:rsidR="00AD7710" w:rsidRPr="00D47776" w:rsidRDefault="00AD7710" w:rsidP="00AD7710">
      <w:pPr>
        <w:pStyle w:val="Psmenkov"/>
        <w:numPr>
          <w:ilvl w:val="0"/>
          <w:numId w:val="5"/>
        </w:numPr>
        <w:spacing w:afterLines="40" w:after="96"/>
        <w:ind w:left="993" w:hanging="425"/>
        <w:rPr>
          <w:rFonts w:asciiTheme="minorHAnsi" w:hAnsiTheme="minorHAnsi"/>
          <w:color w:val="auto"/>
          <w:sz w:val="22"/>
        </w:rPr>
      </w:pPr>
      <w:r w:rsidRPr="00D47776">
        <w:rPr>
          <w:rFonts w:asciiTheme="minorHAnsi" w:hAnsiTheme="minorHAnsi"/>
          <w:color w:val="auto"/>
          <w:sz w:val="22"/>
        </w:rPr>
        <w:t>zánikem oprávnění uskutečňovat studijní program (§ 86 odst. 3 a 4</w:t>
      </w:r>
      <w:r w:rsidR="00D00EB8" w:rsidRPr="00D47776">
        <w:rPr>
          <w:rFonts w:asciiTheme="minorHAnsi" w:hAnsiTheme="minorHAnsi"/>
          <w:color w:val="auto"/>
          <w:sz w:val="22"/>
        </w:rPr>
        <w:t xml:space="preserve"> zákona</w:t>
      </w:r>
      <w:r w:rsidRPr="00D47776">
        <w:rPr>
          <w:rFonts w:asciiTheme="minorHAnsi" w:hAnsiTheme="minorHAnsi"/>
          <w:color w:val="auto"/>
          <w:sz w:val="22"/>
        </w:rPr>
        <w:t>).</w:t>
      </w:r>
    </w:p>
    <w:p w14:paraId="4904F849" w14:textId="5815B5E2" w:rsidR="005B2C93" w:rsidRPr="00D47776" w:rsidRDefault="005B2C93" w:rsidP="00A235E9">
      <w:pPr>
        <w:numPr>
          <w:ilvl w:val="0"/>
          <w:numId w:val="23"/>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Absolventovi studia nebo bývalému studentovi, který ukončil studium dle odstavce 7, vydá fakulta na</w:t>
      </w:r>
      <w:r w:rsidR="000F2DAE" w:rsidRPr="00D47776">
        <w:rPr>
          <w:rFonts w:asciiTheme="minorHAnsi" w:hAnsiTheme="minorHAnsi" w:cstheme="minorHAnsi"/>
          <w:sz w:val="22"/>
          <w:szCs w:val="22"/>
        </w:rPr>
        <w:t> </w:t>
      </w:r>
      <w:r w:rsidRPr="00D47776">
        <w:rPr>
          <w:rFonts w:asciiTheme="minorHAnsi" w:hAnsiTheme="minorHAnsi" w:cstheme="minorHAnsi"/>
          <w:sz w:val="22"/>
          <w:szCs w:val="22"/>
        </w:rPr>
        <w:t>základě jeho žádosti doklad o vykonaných zkouškách nebo doklad o studiu a o udělení akademického titulu.</w:t>
      </w:r>
    </w:p>
    <w:p w14:paraId="4904F84A" w14:textId="77777777" w:rsidR="005B2C93" w:rsidRPr="00D47776" w:rsidRDefault="005B2C93" w:rsidP="00A235E9">
      <w:pPr>
        <w:numPr>
          <w:ilvl w:val="0"/>
          <w:numId w:val="23"/>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Dnem ukončení studia:</w:t>
      </w:r>
    </w:p>
    <w:p w14:paraId="4904F84B" w14:textId="77777777" w:rsidR="005B2C93" w:rsidRPr="00D47776" w:rsidRDefault="005B2C93" w:rsidP="005C0DD1">
      <w:pPr>
        <w:pStyle w:val="Psmenkov"/>
        <w:numPr>
          <w:ilvl w:val="0"/>
          <w:numId w:val="6"/>
        </w:numPr>
        <w:spacing w:afterLines="40" w:after="96"/>
        <w:ind w:left="993" w:hanging="454"/>
        <w:rPr>
          <w:rFonts w:asciiTheme="minorHAnsi" w:hAnsiTheme="minorHAnsi"/>
          <w:color w:val="auto"/>
          <w:sz w:val="22"/>
        </w:rPr>
      </w:pPr>
      <w:r w:rsidRPr="00D47776">
        <w:rPr>
          <w:rFonts w:asciiTheme="minorHAnsi" w:hAnsiTheme="minorHAnsi"/>
          <w:color w:val="auto"/>
          <w:sz w:val="22"/>
        </w:rPr>
        <w:t xml:space="preserve">podle </w:t>
      </w:r>
      <w:r w:rsidR="00EF2C34" w:rsidRPr="00D47776">
        <w:rPr>
          <w:rFonts w:asciiTheme="minorHAnsi" w:hAnsiTheme="minorHAnsi"/>
          <w:color w:val="auto"/>
          <w:sz w:val="22"/>
        </w:rPr>
        <w:t>odst</w:t>
      </w:r>
      <w:r w:rsidR="00DF4C1B" w:rsidRPr="00D47776">
        <w:rPr>
          <w:rFonts w:asciiTheme="minorHAnsi" w:hAnsiTheme="minorHAnsi"/>
          <w:color w:val="auto"/>
          <w:sz w:val="22"/>
        </w:rPr>
        <w:t>avce</w:t>
      </w:r>
      <w:r w:rsidR="00EF2C34" w:rsidRPr="00D47776">
        <w:rPr>
          <w:rFonts w:asciiTheme="minorHAnsi" w:hAnsiTheme="minorHAnsi"/>
          <w:color w:val="auto"/>
          <w:sz w:val="22"/>
        </w:rPr>
        <w:t> </w:t>
      </w:r>
      <w:r w:rsidRPr="00D47776">
        <w:rPr>
          <w:rFonts w:asciiTheme="minorHAnsi" w:hAnsiTheme="minorHAnsi"/>
          <w:color w:val="auto"/>
          <w:sz w:val="22"/>
        </w:rPr>
        <w:t xml:space="preserve">7 </w:t>
      </w:r>
      <w:r w:rsidR="00EF2C34" w:rsidRPr="00D47776">
        <w:rPr>
          <w:rFonts w:asciiTheme="minorHAnsi" w:hAnsiTheme="minorHAnsi"/>
          <w:color w:val="auto"/>
          <w:sz w:val="22"/>
        </w:rPr>
        <w:t>písm. </w:t>
      </w:r>
      <w:r w:rsidRPr="00D47776">
        <w:rPr>
          <w:rFonts w:asciiTheme="minorHAnsi" w:hAnsiTheme="minorHAnsi"/>
          <w:color w:val="auto"/>
          <w:sz w:val="22"/>
        </w:rPr>
        <w:t>a) je den, kdy bylo fakultě</w:t>
      </w:r>
      <w:r w:rsidR="00DF4C1B" w:rsidRPr="00D47776">
        <w:rPr>
          <w:rFonts w:asciiTheme="minorHAnsi" w:hAnsiTheme="minorHAnsi"/>
          <w:color w:val="auto"/>
          <w:sz w:val="22"/>
        </w:rPr>
        <w:t xml:space="preserve"> nebo ČVUT</w:t>
      </w:r>
      <w:r w:rsidRPr="00D47776">
        <w:rPr>
          <w:rFonts w:asciiTheme="minorHAnsi" w:hAnsiTheme="minorHAnsi"/>
          <w:color w:val="auto"/>
          <w:sz w:val="22"/>
        </w:rPr>
        <w:t>,</w:t>
      </w:r>
      <w:r w:rsidR="00DF4C1B" w:rsidRPr="00D47776">
        <w:rPr>
          <w:rFonts w:asciiTheme="minorHAnsi" w:hAnsiTheme="minorHAnsi"/>
          <w:color w:val="auto"/>
          <w:sz w:val="22"/>
        </w:rPr>
        <w:t xml:space="preserve"> </w:t>
      </w:r>
      <w:r w:rsidRPr="00D47776">
        <w:rPr>
          <w:rFonts w:asciiTheme="minorHAnsi" w:hAnsiTheme="minorHAnsi"/>
          <w:color w:val="auto"/>
          <w:sz w:val="22"/>
        </w:rPr>
        <w:t>kde je student zapsán, doručeno jeho písemné prohlášení o zanechání studia,</w:t>
      </w:r>
    </w:p>
    <w:p w14:paraId="4904F84C" w14:textId="77777777" w:rsidR="005B2C93" w:rsidRPr="00D47776" w:rsidRDefault="005B2C93" w:rsidP="005C0DD1">
      <w:pPr>
        <w:pStyle w:val="Psmenkov"/>
        <w:numPr>
          <w:ilvl w:val="0"/>
          <w:numId w:val="6"/>
        </w:numPr>
        <w:spacing w:afterLines="40" w:after="96"/>
        <w:ind w:left="993" w:hanging="454"/>
        <w:rPr>
          <w:rFonts w:asciiTheme="minorHAnsi" w:hAnsiTheme="minorHAnsi"/>
          <w:color w:val="auto"/>
          <w:sz w:val="22"/>
        </w:rPr>
      </w:pPr>
      <w:r w:rsidRPr="00D47776">
        <w:rPr>
          <w:rFonts w:asciiTheme="minorHAnsi" w:hAnsiTheme="minorHAnsi"/>
          <w:color w:val="auto"/>
          <w:sz w:val="22"/>
        </w:rPr>
        <w:t xml:space="preserve">podle </w:t>
      </w:r>
      <w:r w:rsidR="00EF2C34" w:rsidRPr="00D47776">
        <w:rPr>
          <w:rFonts w:asciiTheme="minorHAnsi" w:hAnsiTheme="minorHAnsi"/>
          <w:color w:val="auto"/>
          <w:sz w:val="22"/>
        </w:rPr>
        <w:t>odst</w:t>
      </w:r>
      <w:r w:rsidR="00DF4C1B" w:rsidRPr="00D47776">
        <w:rPr>
          <w:rFonts w:asciiTheme="minorHAnsi" w:hAnsiTheme="minorHAnsi"/>
          <w:color w:val="auto"/>
          <w:sz w:val="22"/>
        </w:rPr>
        <w:t>avce</w:t>
      </w:r>
      <w:r w:rsidR="00EF2C34" w:rsidRPr="00D47776">
        <w:rPr>
          <w:rFonts w:asciiTheme="minorHAnsi" w:hAnsiTheme="minorHAnsi"/>
          <w:color w:val="auto"/>
          <w:sz w:val="22"/>
        </w:rPr>
        <w:t> </w:t>
      </w:r>
      <w:r w:rsidRPr="00D47776">
        <w:rPr>
          <w:rFonts w:asciiTheme="minorHAnsi" w:hAnsiTheme="minorHAnsi"/>
          <w:color w:val="auto"/>
          <w:sz w:val="22"/>
        </w:rPr>
        <w:t xml:space="preserve">7 </w:t>
      </w:r>
      <w:r w:rsidR="00EF2C34" w:rsidRPr="00D47776">
        <w:rPr>
          <w:rFonts w:asciiTheme="minorHAnsi" w:hAnsiTheme="minorHAnsi"/>
          <w:color w:val="auto"/>
          <w:sz w:val="22"/>
        </w:rPr>
        <w:t>písm. </w:t>
      </w:r>
      <w:r w:rsidRPr="00D47776">
        <w:rPr>
          <w:rFonts w:asciiTheme="minorHAnsi" w:hAnsiTheme="minorHAnsi"/>
          <w:color w:val="auto"/>
          <w:sz w:val="22"/>
        </w:rPr>
        <w:t>b) je den, kdy rozhodnutí o ukončení studia nabylo právní moci,</w:t>
      </w:r>
    </w:p>
    <w:p w14:paraId="4904F84D" w14:textId="2F9C16CD" w:rsidR="005B2C93" w:rsidRPr="00D47776" w:rsidRDefault="005B2C93" w:rsidP="005C0DD1">
      <w:pPr>
        <w:pStyle w:val="Psmenkov"/>
        <w:numPr>
          <w:ilvl w:val="0"/>
          <w:numId w:val="6"/>
        </w:numPr>
        <w:spacing w:afterLines="40" w:after="96"/>
        <w:ind w:left="993" w:hanging="454"/>
        <w:rPr>
          <w:rFonts w:asciiTheme="minorHAnsi" w:hAnsiTheme="minorHAnsi"/>
          <w:color w:val="auto"/>
          <w:sz w:val="22"/>
        </w:rPr>
      </w:pPr>
      <w:r w:rsidRPr="00D47776">
        <w:rPr>
          <w:rFonts w:asciiTheme="minorHAnsi" w:hAnsiTheme="minorHAnsi"/>
          <w:color w:val="auto"/>
          <w:sz w:val="22"/>
        </w:rPr>
        <w:t xml:space="preserve">podle </w:t>
      </w:r>
      <w:r w:rsidR="00EF2C34" w:rsidRPr="00D47776">
        <w:rPr>
          <w:rFonts w:asciiTheme="minorHAnsi" w:hAnsiTheme="minorHAnsi"/>
          <w:color w:val="auto"/>
          <w:sz w:val="22"/>
        </w:rPr>
        <w:t>odst</w:t>
      </w:r>
      <w:r w:rsidR="00DF4C1B" w:rsidRPr="00D47776">
        <w:rPr>
          <w:rFonts w:asciiTheme="minorHAnsi" w:hAnsiTheme="minorHAnsi"/>
          <w:color w:val="auto"/>
          <w:sz w:val="22"/>
        </w:rPr>
        <w:t>avce</w:t>
      </w:r>
      <w:r w:rsidR="00EF2C34" w:rsidRPr="00D47776">
        <w:rPr>
          <w:rFonts w:asciiTheme="minorHAnsi" w:hAnsiTheme="minorHAnsi"/>
          <w:color w:val="auto"/>
          <w:sz w:val="22"/>
        </w:rPr>
        <w:t> </w:t>
      </w:r>
      <w:r w:rsidRPr="00D47776">
        <w:rPr>
          <w:rFonts w:asciiTheme="minorHAnsi" w:hAnsiTheme="minorHAnsi"/>
          <w:color w:val="auto"/>
          <w:sz w:val="22"/>
        </w:rPr>
        <w:t xml:space="preserve">7 </w:t>
      </w:r>
      <w:r w:rsidR="00EF2C34" w:rsidRPr="00D47776">
        <w:rPr>
          <w:rFonts w:asciiTheme="minorHAnsi" w:hAnsiTheme="minorHAnsi"/>
          <w:color w:val="auto"/>
          <w:sz w:val="22"/>
        </w:rPr>
        <w:t>písm. </w:t>
      </w:r>
      <w:r w:rsidRPr="00D47776">
        <w:rPr>
          <w:rFonts w:asciiTheme="minorHAnsi" w:hAnsiTheme="minorHAnsi"/>
          <w:color w:val="auto"/>
          <w:sz w:val="22"/>
        </w:rPr>
        <w:t xml:space="preserve">c) je den, </w:t>
      </w:r>
      <w:r w:rsidR="004D0F49" w:rsidRPr="004D0F49">
        <w:rPr>
          <w:rFonts w:asciiTheme="minorHAnsi" w:hAnsiTheme="minorHAnsi"/>
          <w:color w:val="auto"/>
          <w:sz w:val="22"/>
        </w:rPr>
        <w:t>o němž tak stanoví § 54b odst. 6 věta poslední zákona</w:t>
      </w:r>
      <w:r w:rsidRPr="00D47776">
        <w:rPr>
          <w:rFonts w:asciiTheme="minorHAnsi" w:hAnsiTheme="minorHAnsi"/>
          <w:color w:val="auto"/>
          <w:sz w:val="22"/>
        </w:rPr>
        <w:t>,</w:t>
      </w:r>
    </w:p>
    <w:p w14:paraId="4904F84E" w14:textId="77777777" w:rsidR="005B2C93" w:rsidRPr="00D47776" w:rsidRDefault="005B2C93" w:rsidP="005C0DD1">
      <w:pPr>
        <w:pStyle w:val="Psmenkov"/>
        <w:numPr>
          <w:ilvl w:val="0"/>
          <w:numId w:val="6"/>
        </w:numPr>
        <w:spacing w:afterLines="40" w:after="96"/>
        <w:ind w:left="993" w:hanging="454"/>
        <w:rPr>
          <w:rFonts w:asciiTheme="minorHAnsi" w:hAnsiTheme="minorHAnsi"/>
          <w:color w:val="auto"/>
          <w:sz w:val="22"/>
        </w:rPr>
      </w:pPr>
      <w:r w:rsidRPr="00D47776">
        <w:rPr>
          <w:rFonts w:asciiTheme="minorHAnsi" w:hAnsiTheme="minorHAnsi"/>
          <w:color w:val="auto"/>
          <w:sz w:val="22"/>
        </w:rPr>
        <w:t xml:space="preserve">podle </w:t>
      </w:r>
      <w:r w:rsidR="00EF2C34" w:rsidRPr="00D47776">
        <w:rPr>
          <w:rFonts w:asciiTheme="minorHAnsi" w:hAnsiTheme="minorHAnsi"/>
          <w:color w:val="auto"/>
          <w:sz w:val="22"/>
        </w:rPr>
        <w:t>odst</w:t>
      </w:r>
      <w:r w:rsidR="00DF4C1B" w:rsidRPr="00D47776">
        <w:rPr>
          <w:rFonts w:asciiTheme="minorHAnsi" w:hAnsiTheme="minorHAnsi"/>
          <w:color w:val="auto"/>
          <w:sz w:val="22"/>
        </w:rPr>
        <w:t>avce</w:t>
      </w:r>
      <w:r w:rsidR="00EF2C34" w:rsidRPr="00D47776">
        <w:rPr>
          <w:rFonts w:asciiTheme="minorHAnsi" w:hAnsiTheme="minorHAnsi"/>
          <w:color w:val="auto"/>
          <w:sz w:val="22"/>
        </w:rPr>
        <w:t> </w:t>
      </w:r>
      <w:r w:rsidRPr="00D47776">
        <w:rPr>
          <w:rFonts w:asciiTheme="minorHAnsi" w:hAnsiTheme="minorHAnsi"/>
          <w:color w:val="auto"/>
          <w:sz w:val="22"/>
        </w:rPr>
        <w:t xml:space="preserve">7 </w:t>
      </w:r>
      <w:r w:rsidR="00EF2C34" w:rsidRPr="00D47776">
        <w:rPr>
          <w:rFonts w:asciiTheme="minorHAnsi" w:hAnsiTheme="minorHAnsi"/>
          <w:color w:val="auto"/>
          <w:sz w:val="22"/>
        </w:rPr>
        <w:t>písm. </w:t>
      </w:r>
      <w:r w:rsidRPr="00D47776">
        <w:rPr>
          <w:rFonts w:asciiTheme="minorHAnsi" w:hAnsiTheme="minorHAnsi"/>
          <w:color w:val="auto"/>
          <w:sz w:val="22"/>
        </w:rPr>
        <w:t>d) je den, ke kterému ČVUT oznámilo zrušení studijního programu nebo den uplynutí doby, na kterou byla akreditace udělena,</w:t>
      </w:r>
    </w:p>
    <w:p w14:paraId="4904F84F" w14:textId="77777777" w:rsidR="005B2C93" w:rsidRPr="00D47776" w:rsidRDefault="005B2C93" w:rsidP="005C0DD1">
      <w:pPr>
        <w:pStyle w:val="Psmenkov"/>
        <w:numPr>
          <w:ilvl w:val="0"/>
          <w:numId w:val="6"/>
        </w:numPr>
        <w:spacing w:afterLines="40" w:after="96"/>
        <w:ind w:left="993" w:hanging="454"/>
        <w:rPr>
          <w:rFonts w:asciiTheme="minorHAnsi" w:hAnsiTheme="minorHAnsi"/>
          <w:color w:val="auto"/>
          <w:sz w:val="22"/>
        </w:rPr>
      </w:pPr>
      <w:r w:rsidRPr="00D47776">
        <w:rPr>
          <w:rFonts w:asciiTheme="minorHAnsi" w:hAnsiTheme="minorHAnsi"/>
          <w:color w:val="auto"/>
          <w:sz w:val="22"/>
        </w:rPr>
        <w:t xml:space="preserve">podle </w:t>
      </w:r>
      <w:r w:rsidR="00EF2C34" w:rsidRPr="00D47776">
        <w:rPr>
          <w:rFonts w:asciiTheme="minorHAnsi" w:hAnsiTheme="minorHAnsi"/>
          <w:color w:val="auto"/>
          <w:sz w:val="22"/>
        </w:rPr>
        <w:t>odst</w:t>
      </w:r>
      <w:r w:rsidR="00DF4C1B" w:rsidRPr="00D47776">
        <w:rPr>
          <w:rFonts w:asciiTheme="minorHAnsi" w:hAnsiTheme="minorHAnsi"/>
          <w:color w:val="auto"/>
          <w:sz w:val="22"/>
        </w:rPr>
        <w:t>avce</w:t>
      </w:r>
      <w:r w:rsidR="00EF2C34" w:rsidRPr="00D47776">
        <w:rPr>
          <w:rFonts w:asciiTheme="minorHAnsi" w:hAnsiTheme="minorHAnsi"/>
          <w:color w:val="auto"/>
          <w:sz w:val="22"/>
        </w:rPr>
        <w:t> </w:t>
      </w:r>
      <w:r w:rsidRPr="00D47776">
        <w:rPr>
          <w:rFonts w:asciiTheme="minorHAnsi" w:hAnsiTheme="minorHAnsi"/>
          <w:color w:val="auto"/>
          <w:sz w:val="22"/>
        </w:rPr>
        <w:t xml:space="preserve">7 </w:t>
      </w:r>
      <w:r w:rsidR="00EF2C34" w:rsidRPr="00D47776">
        <w:rPr>
          <w:rFonts w:asciiTheme="minorHAnsi" w:hAnsiTheme="minorHAnsi"/>
          <w:color w:val="auto"/>
          <w:sz w:val="22"/>
        </w:rPr>
        <w:t>písm. </w:t>
      </w:r>
      <w:r w:rsidRPr="00D47776">
        <w:rPr>
          <w:rFonts w:asciiTheme="minorHAnsi" w:hAnsiTheme="minorHAnsi"/>
          <w:color w:val="auto"/>
          <w:sz w:val="22"/>
        </w:rPr>
        <w:t>e) je den, kdy rozhodnutí o vyloučení ze studia nabylo právní moci.</w:t>
      </w:r>
    </w:p>
    <w:p w14:paraId="4904F851" w14:textId="77777777" w:rsidR="0003445A" w:rsidRPr="00D47776" w:rsidRDefault="0003445A" w:rsidP="005B2C93">
      <w:pPr>
        <w:pStyle w:val="Normln10"/>
        <w:spacing w:afterLines="40" w:after="96"/>
        <w:ind w:left="454" w:hanging="454"/>
        <w:jc w:val="center"/>
        <w:rPr>
          <w:rFonts w:asciiTheme="minorHAnsi" w:hAnsiTheme="minorHAnsi" w:cstheme="minorHAnsi"/>
          <w:b/>
          <w:color w:val="auto"/>
          <w:sz w:val="22"/>
          <w:szCs w:val="22"/>
        </w:rPr>
      </w:pPr>
      <w:bookmarkStart w:id="132" w:name="_Hlk218861072"/>
    </w:p>
    <w:bookmarkEnd w:id="131"/>
    <w:p w14:paraId="4904F852" w14:textId="77777777" w:rsidR="005B2C93" w:rsidRPr="00D47776" w:rsidRDefault="005B2C93" w:rsidP="001A4855">
      <w:pPr>
        <w:pStyle w:val="Normln10"/>
        <w:keepNext/>
        <w:spacing w:afterLines="40" w:after="96"/>
        <w:ind w:left="454" w:hanging="454"/>
        <w:jc w:val="center"/>
        <w:rPr>
          <w:rFonts w:asciiTheme="minorHAnsi" w:hAnsiTheme="minorHAnsi" w:cstheme="minorHAnsi"/>
          <w:b/>
          <w:color w:val="auto"/>
          <w:sz w:val="22"/>
          <w:szCs w:val="22"/>
        </w:rPr>
      </w:pPr>
      <w:r w:rsidRPr="00D47776">
        <w:rPr>
          <w:rFonts w:asciiTheme="minorHAnsi" w:hAnsiTheme="minorHAnsi" w:cstheme="minorHAnsi"/>
          <w:b/>
          <w:color w:val="auto"/>
          <w:sz w:val="22"/>
          <w:szCs w:val="22"/>
        </w:rPr>
        <w:t>Článek 35</w:t>
      </w:r>
    </w:p>
    <w:p w14:paraId="4904F853" w14:textId="24D69FAA" w:rsidR="005B2C93" w:rsidRPr="00D47776" w:rsidRDefault="004D0F49" w:rsidP="005B2C93">
      <w:pPr>
        <w:pStyle w:val="Normln10"/>
        <w:spacing w:afterLines="40" w:after="96"/>
        <w:ind w:left="454" w:hanging="454"/>
        <w:jc w:val="center"/>
        <w:rPr>
          <w:rFonts w:asciiTheme="minorHAnsi" w:hAnsiTheme="minorHAnsi" w:cstheme="minorHAnsi"/>
          <w:b/>
          <w:color w:val="auto"/>
          <w:sz w:val="22"/>
          <w:szCs w:val="22"/>
        </w:rPr>
      </w:pPr>
      <w:r w:rsidRPr="004D0F49">
        <w:rPr>
          <w:rFonts w:asciiTheme="minorHAnsi" w:hAnsiTheme="minorHAnsi" w:cstheme="minorHAnsi"/>
          <w:b/>
          <w:color w:val="auto"/>
          <w:sz w:val="22"/>
          <w:szCs w:val="22"/>
        </w:rPr>
        <w:t>Zpřístupňování závěrečných prací veřejnosti</w:t>
      </w:r>
    </w:p>
    <w:p w14:paraId="3FB5BDF0" w14:textId="07CDEB1B" w:rsidR="004D0F49" w:rsidRPr="004D0F49" w:rsidRDefault="004D0F49" w:rsidP="00A235E9">
      <w:pPr>
        <w:pStyle w:val="Normln3"/>
        <w:numPr>
          <w:ilvl w:val="0"/>
          <w:numId w:val="54"/>
        </w:numPr>
        <w:spacing w:before="0" w:afterLines="40" w:after="96"/>
        <w:ind w:left="426" w:hanging="426"/>
        <w:rPr>
          <w:rFonts w:asciiTheme="minorHAnsi" w:hAnsiTheme="minorHAnsi" w:cstheme="minorHAnsi"/>
          <w:sz w:val="22"/>
          <w:szCs w:val="22"/>
        </w:rPr>
      </w:pPr>
      <w:r w:rsidRPr="004D0F49">
        <w:rPr>
          <w:rFonts w:asciiTheme="minorHAnsi" w:hAnsiTheme="minorHAnsi" w:cstheme="minorHAnsi"/>
          <w:sz w:val="22"/>
          <w:szCs w:val="22"/>
        </w:rPr>
        <w:t>ČVUT podle § 47b zákona nevýdělečně zpřístupňuje veřejnosti bakalářské, diplomové a disertační práce (dále jen „závěrečná práce“), u kterých proběhla obhajoba, včetně posudků vedoucího práce a</w:t>
      </w:r>
      <w:r>
        <w:rPr>
          <w:rFonts w:asciiTheme="minorHAnsi" w:hAnsiTheme="minorHAnsi" w:cstheme="minorHAnsi"/>
          <w:sz w:val="22"/>
          <w:szCs w:val="22"/>
        </w:rPr>
        <w:t> </w:t>
      </w:r>
      <w:r w:rsidRPr="004D0F49">
        <w:rPr>
          <w:rFonts w:asciiTheme="minorHAnsi" w:hAnsiTheme="minorHAnsi" w:cstheme="minorHAnsi"/>
          <w:sz w:val="22"/>
          <w:szCs w:val="22"/>
        </w:rPr>
        <w:t>oponentů a záznamu o průběhu a výsledku obhajoby prostřednictvím institucionálního repozitáře (dále jen „Digitální knihovna ČVUT“) závěrečných prací, který centrálně spravuje.</w:t>
      </w:r>
    </w:p>
    <w:p w14:paraId="3A447A41" w14:textId="44994B62" w:rsidR="004D0F49" w:rsidRPr="004D0F49" w:rsidRDefault="004D0F49" w:rsidP="00A235E9">
      <w:pPr>
        <w:pStyle w:val="Normln3"/>
        <w:numPr>
          <w:ilvl w:val="0"/>
          <w:numId w:val="54"/>
        </w:numPr>
        <w:spacing w:before="0" w:afterLines="40" w:after="96"/>
        <w:ind w:left="454" w:hanging="454"/>
        <w:rPr>
          <w:rFonts w:asciiTheme="minorHAnsi" w:hAnsiTheme="minorHAnsi" w:cstheme="minorHAnsi"/>
          <w:sz w:val="22"/>
          <w:szCs w:val="22"/>
        </w:rPr>
      </w:pPr>
      <w:r w:rsidRPr="004D0F49">
        <w:rPr>
          <w:rFonts w:asciiTheme="minorHAnsi" w:hAnsiTheme="minorHAnsi" w:cstheme="minorHAnsi"/>
          <w:sz w:val="22"/>
          <w:szCs w:val="22"/>
        </w:rPr>
        <w:t xml:space="preserve">Závěrečná práce </w:t>
      </w:r>
      <w:ins w:id="133" w:author="Klusáková Barbora" w:date="2026-02-02T10:44:00Z">
        <w:r w:rsidR="006E053C" w:rsidRPr="006E053C">
          <w:rPr>
            <w:rFonts w:asciiTheme="minorHAnsi" w:hAnsiTheme="minorHAnsi" w:cstheme="minorHAnsi"/>
            <w:sz w:val="22"/>
            <w:szCs w:val="22"/>
          </w:rPr>
          <w:t>odevzdaná k obhajobě musí být veřejnosti přístupná k nahlížení nejméně pět pracovních dní před konáním obhajoby v místě pracoviště ČVUT, kde se má obhajoba konat. Každý si může ze zveřejněné práce pořizovat na své náklady výpisy, opisy nebo kopie</w:t>
        </w:r>
        <w:r w:rsidR="006E053C">
          <w:rPr>
            <w:rFonts w:asciiTheme="minorHAnsi" w:hAnsiTheme="minorHAnsi" w:cstheme="minorHAnsi"/>
            <w:sz w:val="22"/>
            <w:szCs w:val="22"/>
          </w:rPr>
          <w:t>.</w:t>
        </w:r>
      </w:ins>
      <w:del w:id="134" w:author="Klusáková Barbora" w:date="2026-02-02T10:45:00Z">
        <w:r w:rsidRPr="004D0F49" w:rsidDel="006E053C">
          <w:rPr>
            <w:rFonts w:asciiTheme="minorHAnsi" w:hAnsiTheme="minorHAnsi" w:cstheme="minorHAnsi"/>
            <w:sz w:val="22"/>
            <w:szCs w:val="22"/>
          </w:rPr>
          <w:delText>odevzdaná k obhajobě musí být též nejméně pět pracovních dnů před konáním obhajoby zpřístupněna k nahlížení veřejnosti v místě pracoviště ČVUT, kde se bude konat obhajoba práce, pro bakalářské a diplomové práce odevzdané elektronicky je možné za tímto účelem vyžádat jednorázový přístup do systému IS KOS, či IS ČVUT. Každý si může ze zveřejněné práce pořizovat na</w:delText>
        </w:r>
        <w:r w:rsidDel="006E053C">
          <w:rPr>
            <w:rFonts w:asciiTheme="minorHAnsi" w:hAnsiTheme="minorHAnsi" w:cstheme="minorHAnsi"/>
            <w:sz w:val="22"/>
            <w:szCs w:val="22"/>
          </w:rPr>
          <w:delText> </w:delText>
        </w:r>
        <w:r w:rsidRPr="004D0F49" w:rsidDel="006E053C">
          <w:rPr>
            <w:rFonts w:asciiTheme="minorHAnsi" w:hAnsiTheme="minorHAnsi" w:cstheme="minorHAnsi"/>
            <w:sz w:val="22"/>
            <w:szCs w:val="22"/>
          </w:rPr>
          <w:delText>své náklady výpisy, opisy nebo kopie.</w:delText>
        </w:r>
      </w:del>
    </w:p>
    <w:p w14:paraId="7012CFD3" w14:textId="350C1742" w:rsidR="004D0F49" w:rsidRPr="004D0F49" w:rsidRDefault="004D0F49" w:rsidP="00A235E9">
      <w:pPr>
        <w:pStyle w:val="Normln3"/>
        <w:numPr>
          <w:ilvl w:val="0"/>
          <w:numId w:val="54"/>
        </w:numPr>
        <w:spacing w:before="0" w:afterLines="40" w:after="96"/>
        <w:ind w:left="454" w:hanging="454"/>
        <w:rPr>
          <w:rFonts w:asciiTheme="minorHAnsi" w:hAnsiTheme="minorHAnsi" w:cstheme="minorHAnsi"/>
          <w:sz w:val="22"/>
          <w:szCs w:val="22"/>
        </w:rPr>
      </w:pPr>
      <w:r w:rsidRPr="004D0F49">
        <w:rPr>
          <w:rFonts w:asciiTheme="minorHAnsi" w:hAnsiTheme="minorHAnsi" w:cstheme="minorHAnsi"/>
          <w:sz w:val="22"/>
          <w:szCs w:val="22"/>
        </w:rPr>
        <w:t xml:space="preserve">Podrobnosti ukládání a zpřístupňování bakalářských a diplomových závěrečných prací upravuje </w:t>
      </w:r>
      <w:del w:id="135" w:author="Zeman, Jan" w:date="2026-02-22T19:59:00Z" w16du:dateUtc="2026-02-22T18:59:00Z">
        <w:r w:rsidRPr="004D0F49" w:rsidDel="00966933">
          <w:rPr>
            <w:rFonts w:asciiTheme="minorHAnsi" w:hAnsiTheme="minorHAnsi" w:cstheme="minorHAnsi"/>
            <w:sz w:val="22"/>
            <w:szCs w:val="22"/>
          </w:rPr>
          <w:delText xml:space="preserve">Metodický </w:delText>
        </w:r>
      </w:del>
      <w:ins w:id="136" w:author="Zeman, Jan" w:date="2026-02-22T19:59:00Z" w16du:dateUtc="2026-02-22T18:59:00Z">
        <w:r w:rsidR="00966933">
          <w:rPr>
            <w:rFonts w:asciiTheme="minorHAnsi" w:hAnsiTheme="minorHAnsi" w:cstheme="minorHAnsi"/>
            <w:sz w:val="22"/>
            <w:szCs w:val="22"/>
          </w:rPr>
          <w:t>m</w:t>
        </w:r>
        <w:r w:rsidR="00966933" w:rsidRPr="004D0F49">
          <w:rPr>
            <w:rFonts w:asciiTheme="minorHAnsi" w:hAnsiTheme="minorHAnsi" w:cstheme="minorHAnsi"/>
            <w:sz w:val="22"/>
            <w:szCs w:val="22"/>
          </w:rPr>
          <w:t xml:space="preserve">etodický </w:t>
        </w:r>
      </w:ins>
      <w:r w:rsidRPr="004D0F49">
        <w:rPr>
          <w:rFonts w:asciiTheme="minorHAnsi" w:hAnsiTheme="minorHAnsi" w:cstheme="minorHAnsi"/>
          <w:sz w:val="22"/>
          <w:szCs w:val="22"/>
        </w:rPr>
        <w:t xml:space="preserve">pokyn pro zadávání, odevzdávání, ukládání a zpřístupňování bakalářských a diplomových závěrečných prací. Zpřístupňování závěrečných prací podrobněji upravuje směrnice </w:t>
      </w:r>
      <w:r w:rsidRPr="004D0F49">
        <w:rPr>
          <w:rFonts w:asciiTheme="minorHAnsi" w:hAnsiTheme="minorHAnsi" w:cstheme="minorHAnsi"/>
          <w:sz w:val="22"/>
          <w:szCs w:val="22"/>
        </w:rPr>
        <w:lastRenderedPageBreak/>
        <w:t>děkana nebo ředitele vysokoškolského ústavu ČVUT zveřejněná ve veřejné části internetových stránek příslušné fakulty nebo vysokoškolského ústavu ČVUT.</w:t>
      </w:r>
    </w:p>
    <w:p w14:paraId="1CBBC50B" w14:textId="63C391CA" w:rsidR="004D0F49" w:rsidRPr="004D0F49" w:rsidRDefault="004D0F49" w:rsidP="00A235E9">
      <w:pPr>
        <w:pStyle w:val="Normln3"/>
        <w:numPr>
          <w:ilvl w:val="0"/>
          <w:numId w:val="54"/>
        </w:numPr>
        <w:spacing w:before="0" w:afterLines="40" w:after="96"/>
        <w:ind w:left="454" w:hanging="454"/>
        <w:rPr>
          <w:rFonts w:asciiTheme="minorHAnsi" w:hAnsiTheme="minorHAnsi" w:cstheme="minorHAnsi"/>
          <w:sz w:val="22"/>
          <w:szCs w:val="22"/>
        </w:rPr>
      </w:pPr>
      <w:r w:rsidRPr="004D0F49">
        <w:rPr>
          <w:rFonts w:asciiTheme="minorHAnsi" w:hAnsiTheme="minorHAnsi" w:cstheme="minorHAnsi"/>
          <w:sz w:val="22"/>
          <w:szCs w:val="22"/>
        </w:rPr>
        <w:t>Autor závěrečné práce povinně vkládá její elektronickou verzi ve stanovených termínech do</w:t>
      </w:r>
      <w:r>
        <w:rPr>
          <w:rFonts w:asciiTheme="minorHAnsi" w:hAnsiTheme="minorHAnsi" w:cstheme="minorHAnsi"/>
          <w:sz w:val="22"/>
          <w:szCs w:val="22"/>
        </w:rPr>
        <w:t> </w:t>
      </w:r>
      <w:r w:rsidRPr="004D0F49">
        <w:rPr>
          <w:rFonts w:asciiTheme="minorHAnsi" w:hAnsiTheme="minorHAnsi" w:cstheme="minorHAnsi"/>
          <w:sz w:val="22"/>
          <w:szCs w:val="22"/>
        </w:rPr>
        <w:t>elektronického informačního systému ČVUT. Děkan může stanovit úpravu formy a zpřístupnění závěrečné práce pro elektronickou verzi v případě, že závěrečná práce má specifickou podobu (zejména projekt, model, počítačový program). Odevzdáním závěrečné práce autor souhlasí se</w:t>
      </w:r>
      <w:r>
        <w:rPr>
          <w:rFonts w:asciiTheme="minorHAnsi" w:hAnsiTheme="minorHAnsi" w:cstheme="minorHAnsi"/>
          <w:sz w:val="22"/>
          <w:szCs w:val="22"/>
        </w:rPr>
        <w:t> </w:t>
      </w:r>
      <w:r w:rsidRPr="004D0F49">
        <w:rPr>
          <w:rFonts w:asciiTheme="minorHAnsi" w:hAnsiTheme="minorHAnsi" w:cstheme="minorHAnsi"/>
          <w:sz w:val="22"/>
          <w:szCs w:val="22"/>
        </w:rPr>
        <w:t>zpřístupněním své práce veřejnosti podle zákona, bez ohledu na výsledek obhajoby.</w:t>
      </w:r>
    </w:p>
    <w:p w14:paraId="4904F854" w14:textId="30C21473" w:rsidR="005B2C93" w:rsidRDefault="004D0F49" w:rsidP="00A235E9">
      <w:pPr>
        <w:pStyle w:val="Normln3"/>
        <w:numPr>
          <w:ilvl w:val="0"/>
          <w:numId w:val="54"/>
        </w:numPr>
        <w:spacing w:before="0" w:afterLines="40" w:after="96"/>
        <w:ind w:left="454" w:hanging="454"/>
        <w:rPr>
          <w:rFonts w:asciiTheme="minorHAnsi" w:hAnsiTheme="minorHAnsi" w:cstheme="minorHAnsi"/>
          <w:sz w:val="22"/>
          <w:szCs w:val="22"/>
        </w:rPr>
      </w:pPr>
      <w:r w:rsidRPr="004D0F49">
        <w:rPr>
          <w:rFonts w:asciiTheme="minorHAnsi" w:hAnsiTheme="minorHAnsi" w:cstheme="minorHAnsi"/>
          <w:sz w:val="22"/>
          <w:szCs w:val="22"/>
        </w:rPr>
        <w:t>Autoři posudků závěrečných prací vkládají posudky osobně nebo prostřednictvím vedoucím katedry pověřené osoby ve stanovených termínech do elektronického informačního systému ČVUT. Odevzdáním posudku autoři souhlasí s jeho zveřejněním.</w:t>
      </w:r>
    </w:p>
    <w:p w14:paraId="79103DDC" w14:textId="06C5A2A4" w:rsidR="00787EF3" w:rsidRDefault="00787EF3" w:rsidP="00A235E9">
      <w:pPr>
        <w:pStyle w:val="Normln3"/>
        <w:numPr>
          <w:ilvl w:val="0"/>
          <w:numId w:val="54"/>
        </w:numPr>
        <w:spacing w:before="0" w:afterLines="40" w:after="96"/>
        <w:ind w:left="454" w:hanging="454"/>
        <w:rPr>
          <w:rFonts w:asciiTheme="minorHAnsi" w:hAnsiTheme="minorHAnsi" w:cstheme="minorHAnsi"/>
          <w:sz w:val="22"/>
          <w:szCs w:val="22"/>
        </w:rPr>
      </w:pPr>
      <w:r w:rsidRPr="00787EF3">
        <w:rPr>
          <w:rFonts w:asciiTheme="minorHAnsi" w:hAnsiTheme="minorHAnsi" w:cstheme="minorHAnsi"/>
          <w:sz w:val="22"/>
          <w:szCs w:val="22"/>
        </w:rPr>
        <w:t>ČVUT může odložit zpřístupnění závěrečné práce nebo jejích částí, a to po dobu trvání překážky pro</w:t>
      </w:r>
      <w:r w:rsidR="00B326E4">
        <w:rPr>
          <w:rFonts w:asciiTheme="minorHAnsi" w:hAnsiTheme="minorHAnsi" w:cstheme="minorHAnsi"/>
          <w:sz w:val="22"/>
          <w:szCs w:val="22"/>
        </w:rPr>
        <w:t> </w:t>
      </w:r>
      <w:r w:rsidRPr="00787EF3">
        <w:rPr>
          <w:rFonts w:asciiTheme="minorHAnsi" w:hAnsiTheme="minorHAnsi" w:cstheme="minorHAnsi"/>
          <w:sz w:val="22"/>
          <w:szCs w:val="22"/>
        </w:rPr>
        <w:t>zveřejnění, nejdéle však na dobu 5 let. Informace o odložení zpřístupnění musí být spolu s</w:t>
      </w:r>
      <w:r w:rsidR="00B326E4">
        <w:rPr>
          <w:rFonts w:asciiTheme="minorHAnsi" w:hAnsiTheme="minorHAnsi" w:cstheme="minorHAnsi"/>
          <w:sz w:val="22"/>
          <w:szCs w:val="22"/>
        </w:rPr>
        <w:t> </w:t>
      </w:r>
      <w:r w:rsidRPr="00787EF3">
        <w:rPr>
          <w:rFonts w:asciiTheme="minorHAnsi" w:hAnsiTheme="minorHAnsi" w:cstheme="minorHAnsi"/>
          <w:sz w:val="22"/>
          <w:szCs w:val="22"/>
        </w:rPr>
        <w:t>odůvodněním zveřejněna na stejném místě, kde jsou zveřejňovány závěrečné práce</w:t>
      </w:r>
      <w:r w:rsidR="00B326E4">
        <w:rPr>
          <w:rFonts w:asciiTheme="minorHAnsi" w:hAnsiTheme="minorHAnsi" w:cstheme="minorHAnsi"/>
          <w:sz w:val="22"/>
          <w:szCs w:val="22"/>
        </w:rPr>
        <w:t>.</w:t>
      </w:r>
    </w:p>
    <w:bookmarkEnd w:id="132"/>
    <w:p w14:paraId="4904F85A" w14:textId="77777777" w:rsidR="00FB764D" w:rsidRPr="004D0F49" w:rsidRDefault="00FB764D" w:rsidP="00401798">
      <w:pPr>
        <w:pStyle w:val="Normln3"/>
        <w:keepNext/>
        <w:spacing w:before="0" w:afterLines="40" w:after="96"/>
        <w:ind w:left="454" w:firstLine="0"/>
        <w:rPr>
          <w:rFonts w:asciiTheme="minorHAnsi" w:hAnsiTheme="minorHAnsi" w:cstheme="minorHAnsi"/>
          <w:sz w:val="22"/>
          <w:szCs w:val="22"/>
        </w:rPr>
      </w:pPr>
    </w:p>
    <w:p w14:paraId="4904F85B" w14:textId="77777777" w:rsidR="005B2C93" w:rsidRPr="00D47776" w:rsidRDefault="005B2C93" w:rsidP="00401798">
      <w:pPr>
        <w:pStyle w:val="Default"/>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bCs/>
          <w:color w:val="auto"/>
          <w:sz w:val="22"/>
          <w:szCs w:val="22"/>
        </w:rPr>
        <w:t>Část šestá</w:t>
      </w:r>
    </w:p>
    <w:p w14:paraId="4904F85C" w14:textId="77777777" w:rsidR="005B2C93" w:rsidRPr="00D47776" w:rsidRDefault="005B2C93" w:rsidP="00401798">
      <w:pPr>
        <w:pStyle w:val="Default"/>
        <w:keepNext/>
        <w:spacing w:afterLines="40" w:after="96"/>
        <w:ind w:left="454" w:hanging="454"/>
        <w:jc w:val="center"/>
        <w:rPr>
          <w:rFonts w:asciiTheme="minorHAnsi" w:hAnsiTheme="minorHAnsi" w:cstheme="minorHAnsi"/>
          <w:color w:val="auto"/>
          <w:sz w:val="22"/>
          <w:szCs w:val="22"/>
        </w:rPr>
      </w:pPr>
      <w:r w:rsidRPr="00D47776">
        <w:rPr>
          <w:rFonts w:asciiTheme="minorHAnsi" w:hAnsiTheme="minorHAnsi" w:cstheme="minorHAnsi"/>
          <w:b/>
          <w:bCs/>
          <w:color w:val="auto"/>
          <w:sz w:val="22"/>
          <w:szCs w:val="22"/>
        </w:rPr>
        <w:t>PŘECHODNÁ A ZÁVĚREČNÁ USTANOVENÍ</w:t>
      </w:r>
    </w:p>
    <w:p w14:paraId="4904F85D" w14:textId="77777777" w:rsidR="005B2C93" w:rsidRPr="00D47776" w:rsidRDefault="003D4CA5"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36</w:t>
      </w:r>
    </w:p>
    <w:p w14:paraId="4904F85E"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Přechodná </w:t>
      </w:r>
      <w:r w:rsidR="0023326F" w:rsidRPr="00D47776">
        <w:rPr>
          <w:rFonts w:asciiTheme="minorHAnsi" w:hAnsiTheme="minorHAnsi" w:cstheme="minorHAnsi"/>
          <w:sz w:val="22"/>
          <w:szCs w:val="22"/>
        </w:rPr>
        <w:t>a zmocňovací ustanovení</w:t>
      </w:r>
    </w:p>
    <w:p w14:paraId="4904F861" w14:textId="77777777" w:rsidR="0023326F" w:rsidRPr="00D47776" w:rsidRDefault="0023326F" w:rsidP="00A235E9">
      <w:pPr>
        <w:numPr>
          <w:ilvl w:val="0"/>
          <w:numId w:val="48"/>
        </w:numPr>
        <w:spacing w:afterLines="40" w:after="96"/>
        <w:ind w:left="425" w:hanging="357"/>
        <w:rPr>
          <w:rFonts w:asciiTheme="minorHAnsi" w:hAnsiTheme="minorHAnsi" w:cstheme="minorHAnsi"/>
          <w:sz w:val="22"/>
          <w:szCs w:val="22"/>
        </w:rPr>
      </w:pPr>
      <w:bookmarkStart w:id="137" w:name="_Hlk218861081"/>
      <w:r w:rsidRPr="00D47776">
        <w:rPr>
          <w:rFonts w:asciiTheme="minorHAnsi" w:hAnsiTheme="minorHAnsi" w:cstheme="minorHAnsi"/>
          <w:sz w:val="22"/>
          <w:szCs w:val="22"/>
        </w:rPr>
        <w:t>Na studenty zapsané do doktorského studijního programu před 1. 1. 2019 se povinnost podle čl. 26 odst. 8 nevztahuje, ledaže by tato povinnost vyplývala z Řádu doktorského studia příslušné fakulty.</w:t>
      </w:r>
    </w:p>
    <w:p w14:paraId="4904F863" w14:textId="77777777" w:rsidR="0023326F" w:rsidRPr="00D47776" w:rsidRDefault="0023326F" w:rsidP="00A235E9">
      <w:pPr>
        <w:numPr>
          <w:ilvl w:val="0"/>
          <w:numId w:val="48"/>
        </w:numPr>
        <w:spacing w:afterLines="40" w:after="96"/>
        <w:ind w:left="425" w:hanging="357"/>
        <w:rPr>
          <w:rFonts w:asciiTheme="minorHAnsi" w:hAnsiTheme="minorHAnsi" w:cstheme="minorHAnsi"/>
          <w:sz w:val="22"/>
          <w:szCs w:val="22"/>
        </w:rPr>
      </w:pPr>
      <w:r w:rsidRPr="00D47776">
        <w:rPr>
          <w:rFonts w:asciiTheme="minorHAnsi" w:hAnsiTheme="minorHAnsi" w:cstheme="minorHAnsi"/>
          <w:sz w:val="22"/>
          <w:szCs w:val="22"/>
        </w:rPr>
        <w:t>Pokud by aplikací tohoto předpisu mělo dojít k nepřiměřené tvrdosti, může děkan učinit opatření k jejímu odstranění a povolit výjimku. O udělení takové výjimky děkan informuje příslušný akademický senát fakulty; výjimkou nelze prolomit omezení maximální doby studia.</w:t>
      </w:r>
    </w:p>
    <w:p w14:paraId="4904F865" w14:textId="77777777" w:rsidR="0023326F" w:rsidRPr="00D47776" w:rsidRDefault="0023326F" w:rsidP="00A235E9">
      <w:pPr>
        <w:numPr>
          <w:ilvl w:val="0"/>
          <w:numId w:val="48"/>
        </w:numPr>
        <w:spacing w:afterLines="40" w:after="96"/>
        <w:ind w:left="425" w:hanging="357"/>
        <w:rPr>
          <w:rFonts w:asciiTheme="minorHAnsi" w:hAnsiTheme="minorHAnsi" w:cstheme="minorHAnsi"/>
          <w:sz w:val="22"/>
          <w:szCs w:val="22"/>
        </w:rPr>
      </w:pPr>
      <w:r w:rsidRPr="00D47776">
        <w:rPr>
          <w:rFonts w:asciiTheme="minorHAnsi" w:hAnsiTheme="minorHAnsi" w:cstheme="minorHAnsi"/>
          <w:sz w:val="22"/>
          <w:szCs w:val="22"/>
        </w:rPr>
        <w:t>V případě nefakultního studijního programu má právo učinit opatření k odstranění nepřiměřené tvrdosti rektor nebo jím pověřený prorektor. O udělení takové výjimky rektor informuje Akademický senát ČVUT.</w:t>
      </w:r>
    </w:p>
    <w:p w14:paraId="4904F867" w14:textId="59FBB753" w:rsidR="00D17BAF" w:rsidRPr="00D47776" w:rsidRDefault="00D17BAF" w:rsidP="00A235E9">
      <w:pPr>
        <w:numPr>
          <w:ilvl w:val="0"/>
          <w:numId w:val="48"/>
        </w:numPr>
        <w:spacing w:afterLines="40" w:after="96"/>
        <w:ind w:left="425" w:hanging="357"/>
        <w:rPr>
          <w:rFonts w:asciiTheme="minorHAnsi" w:hAnsiTheme="minorHAnsi" w:cstheme="minorHAnsi"/>
          <w:sz w:val="22"/>
          <w:szCs w:val="22"/>
        </w:rPr>
      </w:pPr>
      <w:r w:rsidRPr="00D47776">
        <w:rPr>
          <w:rFonts w:asciiTheme="minorHAnsi" w:hAnsiTheme="minorHAnsi" w:cstheme="minorHAnsi"/>
          <w:sz w:val="22"/>
          <w:szCs w:val="22"/>
        </w:rPr>
        <w:t>Studentům, kteří požádali o evidenci uznané doby rodičovství před 1. lednem 2020, neběží lhůty uvedené v článku 19 odst. 7 po uznanou dobu rodičovství</w:t>
      </w:r>
      <w:r w:rsidR="00814EAC" w:rsidRPr="00D47776">
        <w:rPr>
          <w:rFonts w:asciiTheme="minorHAnsi" w:hAnsiTheme="minorHAnsi" w:cstheme="minorHAnsi"/>
          <w:sz w:val="22"/>
          <w:szCs w:val="22"/>
        </w:rPr>
        <w:t>.</w:t>
      </w:r>
    </w:p>
    <w:p w14:paraId="28B4D135" w14:textId="572DFE20" w:rsidR="006E363B" w:rsidRPr="00D47776" w:rsidRDefault="006E363B" w:rsidP="00A235E9">
      <w:pPr>
        <w:numPr>
          <w:ilvl w:val="0"/>
          <w:numId w:val="48"/>
        </w:numPr>
        <w:spacing w:afterLines="40" w:after="96"/>
        <w:ind w:left="425" w:hanging="357"/>
        <w:rPr>
          <w:rFonts w:asciiTheme="minorHAnsi" w:hAnsiTheme="minorHAnsi" w:cstheme="minorHAnsi"/>
          <w:sz w:val="22"/>
          <w:szCs w:val="22"/>
        </w:rPr>
      </w:pPr>
      <w:r w:rsidRPr="00D47776">
        <w:rPr>
          <w:rFonts w:asciiTheme="minorHAnsi" w:hAnsiTheme="minorHAnsi" w:cstheme="minorHAnsi"/>
          <w:sz w:val="22"/>
          <w:szCs w:val="22"/>
        </w:rPr>
        <w:t>Lhůta pro podání disertační práce v doktorském studijním programu činí 7 let od zápisu do studia, pokud tento zápis proběhl před 1. 11. 2021.</w:t>
      </w:r>
    </w:p>
    <w:p w14:paraId="1A7AF4D5" w14:textId="6EC38D49" w:rsidR="00E53CF4" w:rsidRDefault="00E53CF4" w:rsidP="00A235E9">
      <w:pPr>
        <w:numPr>
          <w:ilvl w:val="0"/>
          <w:numId w:val="48"/>
        </w:numPr>
        <w:spacing w:afterLines="40" w:after="96"/>
        <w:ind w:left="425" w:hanging="357"/>
        <w:rPr>
          <w:rFonts w:asciiTheme="minorHAnsi" w:hAnsiTheme="minorHAnsi" w:cstheme="minorHAnsi"/>
          <w:sz w:val="22"/>
          <w:szCs w:val="22"/>
        </w:rPr>
      </w:pPr>
      <w:r w:rsidRPr="00D47776">
        <w:rPr>
          <w:rFonts w:asciiTheme="minorHAnsi" w:hAnsiTheme="minorHAnsi" w:cstheme="minorHAnsi"/>
          <w:sz w:val="22"/>
          <w:szCs w:val="22"/>
        </w:rPr>
        <w:t>Ustanovení čl. 30 odst</w:t>
      </w:r>
      <w:r w:rsidR="00592E79" w:rsidRPr="00D47776">
        <w:rPr>
          <w:rFonts w:asciiTheme="minorHAnsi" w:hAnsiTheme="minorHAnsi" w:cstheme="minorHAnsi"/>
          <w:sz w:val="22"/>
          <w:szCs w:val="22"/>
        </w:rPr>
        <w:t>.</w:t>
      </w:r>
      <w:r w:rsidRPr="00D47776">
        <w:rPr>
          <w:rFonts w:asciiTheme="minorHAnsi" w:hAnsiTheme="minorHAnsi" w:cstheme="minorHAnsi"/>
          <w:sz w:val="22"/>
          <w:szCs w:val="22"/>
        </w:rPr>
        <w:t xml:space="preserve"> 1 věta druhá se použije poprvé pro doktorandy, kteří se zapíší do doktorského studijního</w:t>
      </w:r>
      <w:r w:rsidR="00592E79" w:rsidRPr="00D47776">
        <w:rPr>
          <w:rFonts w:asciiTheme="minorHAnsi" w:hAnsiTheme="minorHAnsi" w:cstheme="minorHAnsi"/>
          <w:sz w:val="22"/>
          <w:szCs w:val="22"/>
        </w:rPr>
        <w:t xml:space="preserve"> programu po 1.6.2022.</w:t>
      </w:r>
    </w:p>
    <w:p w14:paraId="4904F868" w14:textId="503FA76C" w:rsidR="005B2C93" w:rsidRDefault="005B2C93" w:rsidP="003D4CA5">
      <w:pPr>
        <w:pStyle w:val="Normln1"/>
        <w:tabs>
          <w:tab w:val="clear" w:pos="284"/>
          <w:tab w:val="left" w:pos="0"/>
        </w:tabs>
        <w:spacing w:before="0" w:afterLines="40" w:after="96"/>
        <w:ind w:left="454"/>
        <w:jc w:val="both"/>
        <w:rPr>
          <w:rFonts w:asciiTheme="minorHAnsi" w:hAnsiTheme="minorHAnsi" w:cstheme="minorHAnsi"/>
          <w:b w:val="0"/>
          <w:sz w:val="22"/>
          <w:szCs w:val="22"/>
        </w:rPr>
      </w:pPr>
    </w:p>
    <w:bookmarkEnd w:id="137"/>
    <w:p w14:paraId="4904F869" w14:textId="77777777" w:rsidR="005B2C93" w:rsidRPr="00D47776" w:rsidRDefault="003D4CA5"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Článek 37</w:t>
      </w:r>
    </w:p>
    <w:p w14:paraId="4904F86A" w14:textId="77777777" w:rsidR="005B2C93" w:rsidRPr="00D47776" w:rsidRDefault="005B2C93" w:rsidP="005B2C93">
      <w:pPr>
        <w:pStyle w:val="Normln1"/>
        <w:spacing w:before="0"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Závěrečná ustanovení</w:t>
      </w:r>
    </w:p>
    <w:p w14:paraId="4904F86B" w14:textId="77777777" w:rsidR="005B2C93" w:rsidRPr="00D47776" w:rsidRDefault="00426AEF" w:rsidP="00A235E9">
      <w:pPr>
        <w:numPr>
          <w:ilvl w:val="0"/>
          <w:numId w:val="27"/>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Zrušuje se </w:t>
      </w:r>
      <w:r w:rsidR="005B2C93" w:rsidRPr="00D47776">
        <w:rPr>
          <w:rFonts w:asciiTheme="minorHAnsi" w:hAnsiTheme="minorHAnsi" w:cstheme="minorHAnsi"/>
          <w:sz w:val="22"/>
          <w:szCs w:val="22"/>
        </w:rPr>
        <w:t xml:space="preserve">Studijní a zkušební řád pro studenty Českého vysokého učení technického v Praze registrovaný ministerstvem dne </w:t>
      </w:r>
      <w:r w:rsidRPr="00D47776">
        <w:rPr>
          <w:rFonts w:asciiTheme="minorHAnsi" w:hAnsiTheme="minorHAnsi" w:cstheme="minorHAnsi"/>
          <w:sz w:val="22"/>
          <w:szCs w:val="22"/>
        </w:rPr>
        <w:t>8. července 2015</w:t>
      </w:r>
      <w:r w:rsidR="005B2C93" w:rsidRPr="00D47776">
        <w:rPr>
          <w:rFonts w:asciiTheme="minorHAnsi" w:hAnsiTheme="minorHAnsi" w:cstheme="minorHAnsi"/>
          <w:sz w:val="22"/>
          <w:szCs w:val="22"/>
        </w:rPr>
        <w:t xml:space="preserve"> pod čj. </w:t>
      </w:r>
      <w:r w:rsidRPr="00D47776">
        <w:rPr>
          <w:rFonts w:asciiTheme="minorHAnsi" w:hAnsiTheme="minorHAnsi" w:cstheme="minorHAnsi"/>
          <w:sz w:val="22"/>
          <w:szCs w:val="22"/>
        </w:rPr>
        <w:t>MSMT-23823/2015</w:t>
      </w:r>
      <w:r w:rsidR="005B2C93" w:rsidRPr="00D47776">
        <w:rPr>
          <w:rFonts w:asciiTheme="minorHAnsi" w:hAnsiTheme="minorHAnsi" w:cstheme="minorHAnsi"/>
          <w:sz w:val="22"/>
          <w:szCs w:val="22"/>
        </w:rPr>
        <w:t>.</w:t>
      </w:r>
    </w:p>
    <w:p w14:paraId="4904F86C" w14:textId="77777777" w:rsidR="005B2C93" w:rsidRPr="00D47776" w:rsidRDefault="00426AEF" w:rsidP="00A235E9">
      <w:pPr>
        <w:numPr>
          <w:ilvl w:val="0"/>
          <w:numId w:val="27"/>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Tento </w:t>
      </w:r>
      <w:r w:rsidR="006C1DFD" w:rsidRPr="00D47776">
        <w:rPr>
          <w:rFonts w:asciiTheme="minorHAnsi" w:hAnsiTheme="minorHAnsi" w:cstheme="minorHAnsi"/>
          <w:sz w:val="22"/>
          <w:szCs w:val="22"/>
        </w:rPr>
        <w:t xml:space="preserve">řád </w:t>
      </w:r>
      <w:r w:rsidRPr="00D47776">
        <w:rPr>
          <w:rFonts w:asciiTheme="minorHAnsi" w:hAnsiTheme="minorHAnsi" w:cstheme="minorHAnsi"/>
          <w:sz w:val="22"/>
          <w:szCs w:val="22"/>
        </w:rPr>
        <w:t xml:space="preserve">byl schválen </w:t>
      </w:r>
      <w:r w:rsidR="006C1DFD" w:rsidRPr="00D47776">
        <w:rPr>
          <w:rFonts w:asciiTheme="minorHAnsi" w:hAnsiTheme="minorHAnsi" w:cstheme="minorHAnsi"/>
          <w:sz w:val="22"/>
          <w:szCs w:val="22"/>
        </w:rPr>
        <w:t xml:space="preserve">podle § 9 odst. 1 písm. b) bodu 3 zákona </w:t>
      </w:r>
      <w:r w:rsidRPr="00D47776">
        <w:rPr>
          <w:rFonts w:asciiTheme="minorHAnsi" w:hAnsiTheme="minorHAnsi" w:cstheme="minorHAnsi"/>
          <w:sz w:val="22"/>
          <w:szCs w:val="22"/>
        </w:rPr>
        <w:t xml:space="preserve">Akademickým senátem ČVUT dne </w:t>
      </w:r>
      <w:r w:rsidR="003C29F2" w:rsidRPr="00D47776">
        <w:rPr>
          <w:rFonts w:asciiTheme="minorHAnsi" w:hAnsiTheme="minorHAnsi" w:cstheme="minorHAnsi"/>
          <w:sz w:val="22"/>
          <w:szCs w:val="22"/>
        </w:rPr>
        <w:t>13. září</w:t>
      </w:r>
      <w:r w:rsidRPr="00D47776">
        <w:rPr>
          <w:rFonts w:asciiTheme="minorHAnsi" w:hAnsiTheme="minorHAnsi" w:cstheme="minorHAnsi"/>
          <w:sz w:val="22"/>
          <w:szCs w:val="22"/>
        </w:rPr>
        <w:t xml:space="preserve"> 2017.</w:t>
      </w:r>
    </w:p>
    <w:p w14:paraId="4904F86D" w14:textId="77777777" w:rsidR="005B2C93" w:rsidRPr="00D47776" w:rsidRDefault="005B2C93" w:rsidP="00A235E9">
      <w:pPr>
        <w:numPr>
          <w:ilvl w:val="0"/>
          <w:numId w:val="27"/>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 xml:space="preserve">Tento řád nabývá platnosti </w:t>
      </w:r>
      <w:r w:rsidR="00297BBF" w:rsidRPr="00D47776">
        <w:rPr>
          <w:rFonts w:asciiTheme="minorHAnsi" w:hAnsiTheme="minorHAnsi" w:cstheme="minorHAnsi"/>
          <w:sz w:val="22"/>
          <w:szCs w:val="22"/>
        </w:rPr>
        <w:t xml:space="preserve">podle § 36 odst. 4 zákona </w:t>
      </w:r>
      <w:r w:rsidRPr="00D47776">
        <w:rPr>
          <w:rFonts w:asciiTheme="minorHAnsi" w:hAnsiTheme="minorHAnsi" w:cstheme="minorHAnsi"/>
          <w:sz w:val="22"/>
          <w:szCs w:val="22"/>
        </w:rPr>
        <w:t>dnem registrace ministerstvem.</w:t>
      </w:r>
    </w:p>
    <w:p w14:paraId="4904F86E" w14:textId="77777777" w:rsidR="005B2C93" w:rsidRPr="00D47776" w:rsidRDefault="005B2C93" w:rsidP="00A235E9">
      <w:pPr>
        <w:pStyle w:val="Odstavecseseznamem"/>
        <w:numPr>
          <w:ilvl w:val="0"/>
          <w:numId w:val="27"/>
        </w:numPr>
        <w:spacing w:afterLines="40" w:after="96"/>
        <w:ind w:left="454" w:hanging="454"/>
        <w:rPr>
          <w:rFonts w:asciiTheme="minorHAnsi" w:hAnsiTheme="minorHAnsi" w:cstheme="minorHAnsi"/>
          <w:sz w:val="22"/>
          <w:szCs w:val="22"/>
        </w:rPr>
      </w:pPr>
      <w:r w:rsidRPr="00D47776">
        <w:rPr>
          <w:rFonts w:asciiTheme="minorHAnsi" w:hAnsiTheme="minorHAnsi" w:cstheme="minorHAnsi"/>
          <w:sz w:val="22"/>
          <w:szCs w:val="22"/>
        </w:rPr>
        <w:t>Tento řád nab</w:t>
      </w:r>
      <w:r w:rsidR="00426AEF" w:rsidRPr="00D47776">
        <w:rPr>
          <w:rFonts w:asciiTheme="minorHAnsi" w:hAnsiTheme="minorHAnsi" w:cstheme="minorHAnsi"/>
          <w:sz w:val="22"/>
          <w:szCs w:val="22"/>
        </w:rPr>
        <w:t>ývá účinnosti dnem 1. října 2017</w:t>
      </w:r>
      <w:r w:rsidRPr="00D47776">
        <w:rPr>
          <w:rFonts w:asciiTheme="minorHAnsi" w:hAnsiTheme="minorHAnsi" w:cstheme="minorHAnsi"/>
          <w:sz w:val="22"/>
          <w:szCs w:val="22"/>
        </w:rPr>
        <w:t>.</w:t>
      </w:r>
    </w:p>
    <w:p w14:paraId="4904F870" w14:textId="77777777" w:rsidR="00652333" w:rsidRPr="00D47776" w:rsidRDefault="00652333" w:rsidP="005B2C93">
      <w:pPr>
        <w:spacing w:afterLines="40" w:after="96"/>
        <w:ind w:left="454" w:hanging="454"/>
        <w:rPr>
          <w:rFonts w:asciiTheme="minorHAnsi" w:hAnsiTheme="minorHAnsi" w:cstheme="minorHAnsi"/>
          <w:sz w:val="22"/>
          <w:szCs w:val="22"/>
        </w:rPr>
      </w:pPr>
    </w:p>
    <w:p w14:paraId="4904F871" w14:textId="77777777" w:rsidR="003519E6" w:rsidRPr="00D47776" w:rsidRDefault="003519E6" w:rsidP="003519E6">
      <w:pPr>
        <w:ind w:left="0" w:firstLine="0"/>
        <w:jc w:val="center"/>
        <w:rPr>
          <w:rFonts w:asciiTheme="minorHAnsi" w:hAnsiTheme="minorHAnsi" w:cstheme="minorHAnsi"/>
          <w:sz w:val="22"/>
          <w:szCs w:val="22"/>
        </w:rPr>
      </w:pPr>
      <w:r w:rsidRPr="00D47776">
        <w:rPr>
          <w:rFonts w:asciiTheme="minorHAnsi" w:hAnsiTheme="minorHAnsi" w:cstheme="minorHAnsi"/>
          <w:sz w:val="22"/>
          <w:szCs w:val="22"/>
        </w:rPr>
        <w:t>***</w:t>
      </w:r>
    </w:p>
    <w:p w14:paraId="4904F872" w14:textId="375C7A37" w:rsidR="003519E6" w:rsidRPr="00D47776" w:rsidRDefault="003519E6" w:rsidP="00A235E9">
      <w:pPr>
        <w:pStyle w:val="Default"/>
        <w:numPr>
          <w:ilvl w:val="0"/>
          <w:numId w:val="49"/>
        </w:numPr>
        <w:ind w:left="426"/>
        <w:jc w:val="both"/>
        <w:rPr>
          <w:rFonts w:asciiTheme="minorHAnsi" w:hAnsiTheme="minorHAnsi" w:cstheme="minorHAnsi"/>
          <w:color w:val="auto"/>
          <w:sz w:val="22"/>
          <w:szCs w:val="22"/>
        </w:rPr>
      </w:pPr>
      <w:r w:rsidRPr="00D47776">
        <w:rPr>
          <w:rFonts w:asciiTheme="minorHAnsi" w:hAnsiTheme="minorHAnsi"/>
          <w:color w:val="auto"/>
          <w:sz w:val="22"/>
        </w:rPr>
        <w:t xml:space="preserve">Změny Studijního a zkušebního řádu pro studenty </w:t>
      </w:r>
      <w:r w:rsidRPr="00D47776">
        <w:rPr>
          <w:rFonts w:asciiTheme="minorHAnsi" w:hAnsiTheme="minorHAnsi" w:cstheme="minorHAnsi"/>
          <w:color w:val="auto"/>
          <w:sz w:val="22"/>
          <w:szCs w:val="22"/>
        </w:rPr>
        <w:t>Českého vysokého učení technického v Praze byly schváleny podle § 9 odst. 1 písm. b) bodu 3 zákona č. 111/1998 Sb., o vysokých školách a o změně a</w:t>
      </w:r>
      <w:r w:rsidR="000F2DAE" w:rsidRPr="00D47776">
        <w:rPr>
          <w:rFonts w:asciiTheme="minorHAnsi" w:hAnsiTheme="minorHAnsi" w:cstheme="minorHAnsi"/>
          <w:color w:val="auto"/>
          <w:sz w:val="22"/>
          <w:szCs w:val="22"/>
        </w:rPr>
        <w:t> </w:t>
      </w:r>
      <w:r w:rsidRPr="00D47776">
        <w:rPr>
          <w:rFonts w:asciiTheme="minorHAnsi" w:hAnsiTheme="minorHAnsi" w:cstheme="minorHAnsi"/>
          <w:color w:val="auto"/>
          <w:sz w:val="22"/>
          <w:szCs w:val="22"/>
        </w:rPr>
        <w:t>doplnění dalších zákonů (zákon o vysokých školách), ve znění pozdějších předpisů, (dále jen „zákon“) Akademickým senátem Českého vysokého učení technického v Praze dne 30. května 2018</w:t>
      </w:r>
      <w:r w:rsidR="00D17BAF" w:rsidRPr="00D47776">
        <w:rPr>
          <w:rFonts w:asciiTheme="minorHAnsi" w:hAnsiTheme="minorHAnsi" w:cstheme="minorHAnsi"/>
          <w:color w:val="auto"/>
          <w:sz w:val="22"/>
          <w:szCs w:val="22"/>
        </w:rPr>
        <w:t xml:space="preserve">, </w:t>
      </w:r>
      <w:r w:rsidR="00080B59" w:rsidRPr="00D47776">
        <w:rPr>
          <w:rFonts w:asciiTheme="minorHAnsi" w:hAnsiTheme="minorHAnsi" w:cstheme="minorHAnsi"/>
          <w:color w:val="auto"/>
          <w:sz w:val="22"/>
          <w:szCs w:val="22"/>
        </w:rPr>
        <w:t>dne 21. listopadu 2018</w:t>
      </w:r>
      <w:r w:rsidR="00202579" w:rsidRPr="00D47776">
        <w:rPr>
          <w:rFonts w:asciiTheme="minorHAnsi" w:hAnsiTheme="minorHAnsi" w:cstheme="minorHAnsi"/>
          <w:color w:val="auto"/>
          <w:sz w:val="22"/>
          <w:szCs w:val="22"/>
        </w:rPr>
        <w:t xml:space="preserve">, </w:t>
      </w:r>
      <w:r w:rsidR="00D17BAF" w:rsidRPr="00D47776">
        <w:rPr>
          <w:rFonts w:asciiTheme="minorHAnsi" w:hAnsiTheme="minorHAnsi" w:cstheme="minorHAnsi"/>
          <w:color w:val="auto"/>
          <w:sz w:val="22"/>
          <w:szCs w:val="22"/>
        </w:rPr>
        <w:t>dne 27. listopadu 2019</w:t>
      </w:r>
      <w:r w:rsidR="007D6E4F" w:rsidRPr="00D47776">
        <w:rPr>
          <w:rFonts w:asciiTheme="minorHAnsi" w:hAnsiTheme="minorHAnsi" w:cstheme="minorHAnsi"/>
          <w:color w:val="auto"/>
          <w:sz w:val="22"/>
          <w:szCs w:val="22"/>
        </w:rPr>
        <w:t>,</w:t>
      </w:r>
      <w:r w:rsidR="00202579" w:rsidRPr="00D47776">
        <w:rPr>
          <w:rFonts w:asciiTheme="minorHAnsi" w:hAnsiTheme="minorHAnsi" w:cstheme="minorHAnsi"/>
          <w:color w:val="auto"/>
          <w:sz w:val="22"/>
          <w:szCs w:val="22"/>
        </w:rPr>
        <w:t xml:space="preserve"> dne 5. května 2021</w:t>
      </w:r>
      <w:r w:rsidR="00715A6A" w:rsidRPr="00D47776">
        <w:rPr>
          <w:rFonts w:asciiTheme="minorHAnsi" w:hAnsiTheme="minorHAnsi" w:cstheme="minorHAnsi"/>
          <w:color w:val="auto"/>
          <w:sz w:val="22"/>
          <w:szCs w:val="22"/>
        </w:rPr>
        <w:t>,</w:t>
      </w:r>
      <w:r w:rsidR="007D6E4F" w:rsidRPr="00D47776">
        <w:rPr>
          <w:rFonts w:asciiTheme="minorHAnsi" w:hAnsiTheme="minorHAnsi" w:cstheme="minorHAnsi"/>
          <w:color w:val="auto"/>
          <w:sz w:val="22"/>
          <w:szCs w:val="22"/>
        </w:rPr>
        <w:t xml:space="preserve"> dne 15. prosince 2021</w:t>
      </w:r>
      <w:r w:rsidR="00AE0098" w:rsidRPr="00D47776">
        <w:rPr>
          <w:rFonts w:asciiTheme="minorHAnsi" w:hAnsiTheme="minorHAnsi" w:cstheme="minorHAnsi"/>
          <w:color w:val="auto"/>
          <w:sz w:val="22"/>
          <w:szCs w:val="22"/>
        </w:rPr>
        <w:t xml:space="preserve">, </w:t>
      </w:r>
      <w:r w:rsidR="00715A6A" w:rsidRPr="00D47776">
        <w:rPr>
          <w:rFonts w:asciiTheme="minorHAnsi" w:hAnsiTheme="minorHAnsi" w:cstheme="minorHAnsi"/>
          <w:color w:val="auto"/>
          <w:sz w:val="22"/>
          <w:szCs w:val="22"/>
        </w:rPr>
        <w:t xml:space="preserve">dne </w:t>
      </w:r>
      <w:r w:rsidR="00AD1372" w:rsidRPr="00D47776">
        <w:rPr>
          <w:rFonts w:asciiTheme="minorHAnsi" w:hAnsiTheme="minorHAnsi" w:cstheme="minorHAnsi"/>
          <w:color w:val="auto"/>
          <w:sz w:val="22"/>
          <w:szCs w:val="22"/>
        </w:rPr>
        <w:t>13. dubna 2022</w:t>
      </w:r>
      <w:r w:rsidR="00FA6968">
        <w:rPr>
          <w:rFonts w:asciiTheme="minorHAnsi" w:hAnsiTheme="minorHAnsi" w:cstheme="minorHAnsi"/>
          <w:color w:val="auto"/>
          <w:sz w:val="22"/>
          <w:szCs w:val="22"/>
        </w:rPr>
        <w:t xml:space="preserve">, </w:t>
      </w:r>
      <w:r w:rsidR="00AE0098" w:rsidRPr="00D47776">
        <w:rPr>
          <w:rFonts w:asciiTheme="minorHAnsi" w:hAnsiTheme="minorHAnsi" w:cstheme="minorHAnsi"/>
          <w:color w:val="auto"/>
          <w:sz w:val="22"/>
          <w:szCs w:val="22"/>
        </w:rPr>
        <w:t>dne 25. května 2022</w:t>
      </w:r>
      <w:r w:rsidR="00FA6968">
        <w:rPr>
          <w:rFonts w:asciiTheme="minorHAnsi" w:hAnsiTheme="minorHAnsi" w:cstheme="minorHAnsi"/>
          <w:color w:val="auto"/>
          <w:sz w:val="22"/>
          <w:szCs w:val="22"/>
        </w:rPr>
        <w:t xml:space="preserve"> </w:t>
      </w:r>
      <w:r w:rsidR="0051239A">
        <w:rPr>
          <w:rFonts w:asciiTheme="minorHAnsi" w:hAnsiTheme="minorHAnsi" w:cstheme="minorHAnsi"/>
          <w:color w:val="auto"/>
          <w:sz w:val="22"/>
          <w:szCs w:val="22"/>
        </w:rPr>
        <w:t>,</w:t>
      </w:r>
      <w:r w:rsidR="00FA6968">
        <w:rPr>
          <w:rFonts w:asciiTheme="minorHAnsi" w:hAnsiTheme="minorHAnsi" w:cstheme="minorHAnsi"/>
          <w:color w:val="auto"/>
          <w:sz w:val="22"/>
          <w:szCs w:val="22"/>
        </w:rPr>
        <w:t>dne 21. září 2022</w:t>
      </w:r>
      <w:r w:rsidR="00FC3E82">
        <w:rPr>
          <w:rFonts w:asciiTheme="minorHAnsi" w:hAnsiTheme="minorHAnsi" w:cstheme="minorHAnsi"/>
          <w:color w:val="auto"/>
          <w:sz w:val="22"/>
          <w:szCs w:val="22"/>
        </w:rPr>
        <w:t>,</w:t>
      </w:r>
      <w:r w:rsidR="0051239A">
        <w:rPr>
          <w:rFonts w:asciiTheme="minorHAnsi" w:hAnsiTheme="minorHAnsi" w:cstheme="minorHAnsi"/>
          <w:color w:val="auto"/>
          <w:sz w:val="22"/>
          <w:szCs w:val="22"/>
        </w:rPr>
        <w:t xml:space="preserve"> dne 25. září 2024</w:t>
      </w:r>
      <w:r w:rsidR="00A235E9">
        <w:rPr>
          <w:rFonts w:asciiTheme="minorHAnsi" w:hAnsiTheme="minorHAnsi" w:cstheme="minorHAnsi"/>
          <w:color w:val="auto"/>
          <w:sz w:val="22"/>
          <w:szCs w:val="22"/>
        </w:rPr>
        <w:t>,</w:t>
      </w:r>
      <w:r w:rsidR="00FC3E82">
        <w:rPr>
          <w:rFonts w:asciiTheme="minorHAnsi" w:hAnsiTheme="minorHAnsi" w:cstheme="minorHAnsi"/>
          <w:color w:val="auto"/>
          <w:sz w:val="22"/>
          <w:szCs w:val="22"/>
        </w:rPr>
        <w:t xml:space="preserve"> 26. března 2025</w:t>
      </w:r>
      <w:r w:rsidR="00A235E9">
        <w:rPr>
          <w:rFonts w:asciiTheme="minorHAnsi" w:hAnsiTheme="minorHAnsi" w:cstheme="minorHAnsi"/>
          <w:color w:val="auto"/>
          <w:sz w:val="22"/>
          <w:szCs w:val="22"/>
        </w:rPr>
        <w:t xml:space="preserve"> a dne 24. září 2025</w:t>
      </w:r>
      <w:r w:rsidRPr="00D47776">
        <w:rPr>
          <w:rFonts w:asciiTheme="minorHAnsi" w:hAnsiTheme="minorHAnsi" w:cstheme="minorHAnsi"/>
          <w:color w:val="auto"/>
          <w:sz w:val="22"/>
          <w:szCs w:val="22"/>
        </w:rPr>
        <w:t>.</w:t>
      </w:r>
    </w:p>
    <w:p w14:paraId="4904F873" w14:textId="77777777" w:rsidR="003519E6" w:rsidRPr="00D47776" w:rsidRDefault="003519E6" w:rsidP="003519E6">
      <w:pPr>
        <w:pStyle w:val="Default"/>
        <w:ind w:left="426"/>
        <w:jc w:val="both"/>
        <w:rPr>
          <w:rFonts w:asciiTheme="minorHAnsi" w:hAnsiTheme="minorHAnsi" w:cstheme="minorHAnsi"/>
          <w:color w:val="auto"/>
          <w:sz w:val="22"/>
          <w:szCs w:val="22"/>
        </w:rPr>
      </w:pPr>
    </w:p>
    <w:p w14:paraId="6AFE8BE5" w14:textId="0F54B2D8" w:rsidR="00BA5064" w:rsidRDefault="003519E6" w:rsidP="00A235E9">
      <w:pPr>
        <w:pStyle w:val="Default"/>
        <w:numPr>
          <w:ilvl w:val="0"/>
          <w:numId w:val="49"/>
        </w:numPr>
        <w:ind w:left="426"/>
        <w:jc w:val="both"/>
        <w:rPr>
          <w:rFonts w:asciiTheme="minorHAnsi" w:hAnsiTheme="minorHAnsi" w:cstheme="minorHAnsi"/>
          <w:color w:val="auto"/>
          <w:sz w:val="22"/>
          <w:szCs w:val="22"/>
        </w:rPr>
      </w:pPr>
      <w:r w:rsidRPr="00D47776">
        <w:rPr>
          <w:rFonts w:asciiTheme="minorHAnsi" w:hAnsiTheme="minorHAnsi" w:cstheme="minorHAnsi"/>
          <w:color w:val="auto"/>
          <w:sz w:val="22"/>
          <w:szCs w:val="22"/>
        </w:rPr>
        <w:t xml:space="preserve">Změny </w:t>
      </w:r>
      <w:r w:rsidRPr="00D47776">
        <w:rPr>
          <w:rFonts w:asciiTheme="minorHAnsi" w:hAnsiTheme="minorHAnsi"/>
          <w:color w:val="auto"/>
          <w:sz w:val="22"/>
        </w:rPr>
        <w:t xml:space="preserve">Studijního a zkušebního řádu pro studenty </w:t>
      </w:r>
      <w:r w:rsidRPr="00D47776">
        <w:rPr>
          <w:rFonts w:asciiTheme="minorHAnsi" w:hAnsiTheme="minorHAnsi" w:cstheme="minorHAnsi"/>
          <w:color w:val="auto"/>
          <w:sz w:val="22"/>
          <w:szCs w:val="22"/>
        </w:rPr>
        <w:t>Českého vysokého učení technického v Praze nabývají platnosti podle § 36 odst. 4 zákona dnem registrace Ministerstvem školství, mládeže a tělovýchovy.</w:t>
      </w:r>
    </w:p>
    <w:p w14:paraId="0DA63A8F" w14:textId="77777777" w:rsidR="00BA5064" w:rsidRPr="00D47776" w:rsidRDefault="00BA5064" w:rsidP="00BA5064">
      <w:pPr>
        <w:pStyle w:val="Default"/>
        <w:ind w:left="720"/>
        <w:jc w:val="both"/>
        <w:rPr>
          <w:rFonts w:asciiTheme="minorHAnsi" w:hAnsiTheme="minorHAnsi" w:cstheme="minorHAnsi"/>
          <w:color w:val="auto"/>
          <w:sz w:val="22"/>
          <w:szCs w:val="22"/>
        </w:rPr>
      </w:pPr>
    </w:p>
    <w:p w14:paraId="10888C1B" w14:textId="0CCDF999" w:rsidR="00B44846" w:rsidRPr="00BA5064" w:rsidRDefault="003519E6" w:rsidP="00A235E9">
      <w:pPr>
        <w:pStyle w:val="Default"/>
        <w:numPr>
          <w:ilvl w:val="0"/>
          <w:numId w:val="49"/>
        </w:numPr>
        <w:ind w:left="426"/>
        <w:jc w:val="both"/>
        <w:rPr>
          <w:rFonts w:asciiTheme="minorHAnsi" w:hAnsiTheme="minorHAnsi" w:cstheme="minorHAnsi"/>
          <w:color w:val="auto"/>
          <w:sz w:val="22"/>
          <w:szCs w:val="22"/>
        </w:rPr>
      </w:pPr>
      <w:r w:rsidRPr="00BA5064">
        <w:rPr>
          <w:rFonts w:asciiTheme="minorHAnsi" w:hAnsiTheme="minorHAnsi" w:cstheme="minorHAnsi"/>
          <w:color w:val="auto"/>
          <w:sz w:val="22"/>
          <w:szCs w:val="22"/>
        </w:rPr>
        <w:t>Změny Studijního a zkušebního řádu pro studenty Českého vysokého učení technického v Praze registrované dne 19. června 2018 pod čj. MSMT-19935/2018</w:t>
      </w:r>
      <w:r w:rsidR="00080B59" w:rsidRPr="00BA5064">
        <w:rPr>
          <w:rFonts w:asciiTheme="minorHAnsi" w:hAnsiTheme="minorHAnsi" w:cstheme="minorHAnsi"/>
          <w:color w:val="auto"/>
          <w:sz w:val="22"/>
          <w:szCs w:val="22"/>
        </w:rPr>
        <w:t xml:space="preserve"> (změny č. 1)</w:t>
      </w:r>
      <w:r w:rsidR="00643289" w:rsidRPr="00BA5064">
        <w:rPr>
          <w:rFonts w:asciiTheme="minorHAnsi" w:hAnsiTheme="minorHAnsi" w:cstheme="minorHAnsi"/>
          <w:color w:val="auto"/>
          <w:sz w:val="22"/>
          <w:szCs w:val="22"/>
        </w:rPr>
        <w:t xml:space="preserve">, </w:t>
      </w:r>
      <w:r w:rsidR="00080B59" w:rsidRPr="00BA5064">
        <w:rPr>
          <w:rFonts w:asciiTheme="minorHAnsi" w:hAnsiTheme="minorHAnsi" w:cstheme="minorHAnsi"/>
          <w:color w:val="auto"/>
          <w:sz w:val="22"/>
          <w:szCs w:val="22"/>
        </w:rPr>
        <w:t xml:space="preserve">dne 29. listopadu 2018 pod čj. MSMT-39501/2018 (změny č. 2) </w:t>
      </w:r>
      <w:r w:rsidR="00643289" w:rsidRPr="00BA5064">
        <w:rPr>
          <w:rFonts w:asciiTheme="minorHAnsi" w:hAnsiTheme="minorHAnsi" w:cstheme="minorHAnsi"/>
          <w:color w:val="auto"/>
          <w:sz w:val="22"/>
          <w:szCs w:val="22"/>
        </w:rPr>
        <w:t>a dne 11. března 2020 pod čj. MSMT-11693/2020-3 (změny č.</w:t>
      </w:r>
      <w:r w:rsidR="00202579" w:rsidRPr="00BA5064">
        <w:rPr>
          <w:rFonts w:asciiTheme="minorHAnsi" w:hAnsiTheme="minorHAnsi" w:cstheme="minorHAnsi"/>
          <w:color w:val="auto"/>
          <w:sz w:val="22"/>
          <w:szCs w:val="22"/>
        </w:rPr>
        <w:t> </w:t>
      </w:r>
      <w:r w:rsidR="00643289" w:rsidRPr="00BA5064">
        <w:rPr>
          <w:rFonts w:asciiTheme="minorHAnsi" w:hAnsiTheme="minorHAnsi" w:cstheme="minorHAnsi"/>
          <w:color w:val="auto"/>
          <w:sz w:val="22"/>
          <w:szCs w:val="22"/>
        </w:rPr>
        <w:t>3)</w:t>
      </w:r>
      <w:bookmarkStart w:id="138" w:name="_Hlk81556797"/>
      <w:r w:rsidR="00643289" w:rsidRPr="00BA5064">
        <w:rPr>
          <w:rFonts w:asciiTheme="minorHAnsi" w:hAnsiTheme="minorHAnsi" w:cstheme="minorHAnsi"/>
          <w:color w:val="auto"/>
          <w:sz w:val="22"/>
          <w:szCs w:val="22"/>
        </w:rPr>
        <w:t xml:space="preserve"> </w:t>
      </w:r>
      <w:bookmarkEnd w:id="138"/>
      <w:r w:rsidRPr="00BA5064">
        <w:rPr>
          <w:rFonts w:asciiTheme="minorHAnsi" w:hAnsiTheme="minorHAnsi" w:cstheme="minorHAnsi"/>
          <w:color w:val="auto"/>
          <w:sz w:val="22"/>
          <w:szCs w:val="22"/>
        </w:rPr>
        <w:t>nabývají účinnosti dnem registrace Ministerstvem školství, mládeže a tělovýchovy</w:t>
      </w:r>
      <w:r w:rsidR="00643289" w:rsidRPr="00BA5064">
        <w:rPr>
          <w:rFonts w:asciiTheme="minorHAnsi" w:hAnsiTheme="minorHAnsi" w:cstheme="minorHAnsi"/>
          <w:color w:val="auto"/>
          <w:sz w:val="22"/>
          <w:szCs w:val="22"/>
        </w:rPr>
        <w:t>.</w:t>
      </w:r>
      <w:r w:rsidR="00056B81" w:rsidRPr="00BA5064">
        <w:rPr>
          <w:rFonts w:asciiTheme="minorHAnsi" w:hAnsiTheme="minorHAnsi" w:cstheme="minorHAnsi"/>
          <w:color w:val="auto"/>
          <w:sz w:val="22"/>
          <w:szCs w:val="22"/>
        </w:rPr>
        <w:t xml:space="preserve"> Změny Studijního a zkušebního řádu ČVUT registrované dne 24. srpna 2021 pod čj. MSMT-22894/2021-2 (změny č. 4) nabývají účinnosti dne</w:t>
      </w:r>
      <w:r w:rsidR="00076BFF" w:rsidRPr="00BA5064">
        <w:rPr>
          <w:rFonts w:asciiTheme="minorHAnsi" w:hAnsiTheme="minorHAnsi" w:cstheme="minorHAnsi"/>
          <w:color w:val="auto"/>
          <w:sz w:val="22"/>
          <w:szCs w:val="22"/>
        </w:rPr>
        <w:t xml:space="preserve"> 20. září 2021.</w:t>
      </w:r>
      <w:r w:rsidR="007D6E4F" w:rsidRPr="00BA5064">
        <w:rPr>
          <w:rFonts w:asciiTheme="minorHAnsi" w:hAnsiTheme="minorHAnsi" w:cstheme="minorHAnsi"/>
          <w:color w:val="auto"/>
          <w:sz w:val="22"/>
          <w:szCs w:val="22"/>
        </w:rPr>
        <w:t xml:space="preserve"> Změny Studijního a zkušebního řádu </w:t>
      </w:r>
      <w:r w:rsidR="00592E79" w:rsidRPr="00BA5064">
        <w:rPr>
          <w:rFonts w:asciiTheme="minorHAnsi" w:hAnsiTheme="minorHAnsi" w:cstheme="minorHAnsi"/>
          <w:color w:val="auto"/>
          <w:sz w:val="22"/>
          <w:szCs w:val="22"/>
        </w:rPr>
        <w:t xml:space="preserve">pro studenty </w:t>
      </w:r>
      <w:r w:rsidR="007D6E4F" w:rsidRPr="00BA5064">
        <w:rPr>
          <w:rFonts w:asciiTheme="minorHAnsi" w:hAnsiTheme="minorHAnsi" w:cstheme="minorHAnsi"/>
          <w:color w:val="auto"/>
          <w:sz w:val="22"/>
          <w:szCs w:val="22"/>
        </w:rPr>
        <w:t xml:space="preserve">ČVUT registrované dne </w:t>
      </w:r>
      <w:r w:rsidR="0052014D" w:rsidRPr="00BA5064">
        <w:rPr>
          <w:rFonts w:asciiTheme="minorHAnsi" w:hAnsiTheme="minorHAnsi" w:cstheme="minorHAnsi"/>
          <w:color w:val="auto"/>
          <w:sz w:val="22"/>
          <w:szCs w:val="22"/>
        </w:rPr>
        <w:t>8. dubna 2022</w:t>
      </w:r>
      <w:r w:rsidR="007D6E4F" w:rsidRPr="00BA5064">
        <w:rPr>
          <w:rFonts w:asciiTheme="minorHAnsi" w:hAnsiTheme="minorHAnsi" w:cstheme="minorHAnsi"/>
          <w:color w:val="auto"/>
          <w:sz w:val="22"/>
          <w:szCs w:val="22"/>
        </w:rPr>
        <w:t xml:space="preserve"> pod čj. MSMT-</w:t>
      </w:r>
      <w:r w:rsidR="0052014D" w:rsidRPr="00BA5064">
        <w:rPr>
          <w:rFonts w:asciiTheme="minorHAnsi" w:hAnsiTheme="minorHAnsi" w:cstheme="minorHAnsi"/>
          <w:color w:val="auto"/>
          <w:sz w:val="22"/>
          <w:szCs w:val="22"/>
        </w:rPr>
        <w:t>8213/2022-1</w:t>
      </w:r>
      <w:r w:rsidR="007D6E4F" w:rsidRPr="00BA5064">
        <w:rPr>
          <w:rFonts w:asciiTheme="minorHAnsi" w:hAnsiTheme="minorHAnsi" w:cstheme="minorHAnsi"/>
          <w:color w:val="auto"/>
          <w:sz w:val="22"/>
          <w:szCs w:val="22"/>
        </w:rPr>
        <w:t xml:space="preserve"> (změny č. 5) nabývají účinnosti </w:t>
      </w:r>
      <w:r w:rsidR="00B44846" w:rsidRPr="00BA5064">
        <w:rPr>
          <w:rFonts w:asciiTheme="minorHAnsi" w:hAnsiTheme="minorHAnsi" w:cstheme="minorHAnsi"/>
          <w:color w:val="auto"/>
          <w:sz w:val="22"/>
          <w:szCs w:val="22"/>
        </w:rPr>
        <w:t xml:space="preserve">15. dnem po dni registrace </w:t>
      </w:r>
      <w:r w:rsidR="00B44846" w:rsidRPr="00BA5064">
        <w:rPr>
          <w:rFonts w:asciiTheme="minorHAnsi" w:eastAsia="Arial" w:hAnsiTheme="minorHAnsi" w:cstheme="minorHAnsi"/>
          <w:color w:val="auto"/>
          <w:sz w:val="22"/>
          <w:szCs w:val="22"/>
        </w:rPr>
        <w:t>Ministerstvem školství, mládeže a tělovýchovy</w:t>
      </w:r>
      <w:r w:rsidR="0052014D" w:rsidRPr="00BA5064">
        <w:rPr>
          <w:rFonts w:asciiTheme="minorHAnsi" w:eastAsia="Arial" w:hAnsiTheme="minorHAnsi" w:cstheme="minorHAnsi"/>
          <w:color w:val="auto"/>
          <w:sz w:val="22"/>
          <w:szCs w:val="22"/>
        </w:rPr>
        <w:t xml:space="preserve"> (tzn. účinnosti od 23. dubna 2022)</w:t>
      </w:r>
      <w:r w:rsidR="00B44846" w:rsidRPr="00BA5064">
        <w:rPr>
          <w:rFonts w:asciiTheme="minorHAnsi" w:hAnsiTheme="minorHAnsi" w:cstheme="minorHAnsi"/>
          <w:color w:val="auto"/>
          <w:sz w:val="22"/>
          <w:szCs w:val="22"/>
        </w:rPr>
        <w:t>.</w:t>
      </w:r>
      <w:r w:rsidR="00592E79" w:rsidRPr="00BA5064">
        <w:rPr>
          <w:rFonts w:asciiTheme="minorHAnsi" w:hAnsiTheme="minorHAnsi" w:cstheme="minorHAnsi"/>
          <w:color w:val="auto"/>
          <w:sz w:val="22"/>
          <w:szCs w:val="22"/>
        </w:rPr>
        <w:t xml:space="preserve"> Změny Studijního a zkušebního řádu pro studenty ČVUT registrované dne 22. dubna 2022 pod čj. MSMT-9911/2022-7 (změny č. 6) nabývají účinnosti dnem nabytí účinnosti vnitřního předpisu Hodnocení kvality studijních programů ČVUT schváleného v AS ČVUT dne 13. dubna 2022, resp. dnem účinnosti X. změn Statutu ČVUT </w:t>
      </w:r>
      <w:r w:rsidR="00592E79" w:rsidRPr="00BA5064">
        <w:rPr>
          <w:rFonts w:asciiTheme="minorHAnsi" w:eastAsia="Arial" w:hAnsiTheme="minorHAnsi" w:cstheme="minorHAnsi"/>
          <w:color w:val="auto"/>
          <w:sz w:val="22"/>
          <w:szCs w:val="22"/>
        </w:rPr>
        <w:t>(tj. účinnosti od 22. dubna 2022)</w:t>
      </w:r>
      <w:r w:rsidR="00592E79" w:rsidRPr="00BA5064">
        <w:rPr>
          <w:rFonts w:asciiTheme="minorHAnsi" w:hAnsiTheme="minorHAnsi" w:cstheme="minorHAnsi"/>
          <w:color w:val="auto"/>
          <w:sz w:val="22"/>
          <w:szCs w:val="22"/>
        </w:rPr>
        <w:t>.</w:t>
      </w:r>
      <w:r w:rsidR="00AE0098" w:rsidRPr="00BA5064">
        <w:rPr>
          <w:rFonts w:asciiTheme="minorHAnsi" w:hAnsiTheme="minorHAnsi" w:cstheme="minorHAnsi"/>
          <w:color w:val="auto"/>
          <w:sz w:val="22"/>
          <w:szCs w:val="22"/>
        </w:rPr>
        <w:t xml:space="preserve"> Změny Studijního a zkušebního řádu pro studenty ČVUT registrované dne </w:t>
      </w:r>
      <w:r w:rsidR="007641BE" w:rsidRPr="00BA5064">
        <w:rPr>
          <w:rFonts w:asciiTheme="minorHAnsi" w:hAnsiTheme="minorHAnsi" w:cstheme="minorHAnsi"/>
          <w:color w:val="auto"/>
          <w:sz w:val="22"/>
          <w:szCs w:val="22"/>
        </w:rPr>
        <w:t>27. září 2022</w:t>
      </w:r>
      <w:r w:rsidR="00AE0098" w:rsidRPr="00BA5064">
        <w:rPr>
          <w:rFonts w:asciiTheme="minorHAnsi" w:hAnsiTheme="minorHAnsi" w:cstheme="minorHAnsi"/>
          <w:color w:val="auto"/>
          <w:sz w:val="22"/>
          <w:szCs w:val="22"/>
        </w:rPr>
        <w:t xml:space="preserve"> pod čj. MSMT-</w:t>
      </w:r>
      <w:r w:rsidR="007641BE" w:rsidRPr="00BA5064">
        <w:rPr>
          <w:rFonts w:asciiTheme="minorHAnsi" w:hAnsiTheme="minorHAnsi" w:cstheme="minorHAnsi"/>
          <w:color w:val="auto"/>
          <w:sz w:val="22"/>
          <w:szCs w:val="22"/>
        </w:rPr>
        <w:t>26767/2022-2</w:t>
      </w:r>
      <w:r w:rsidR="00AE0098" w:rsidRPr="00BA5064">
        <w:rPr>
          <w:rFonts w:asciiTheme="minorHAnsi" w:hAnsiTheme="minorHAnsi" w:cstheme="minorHAnsi"/>
          <w:color w:val="auto"/>
          <w:sz w:val="22"/>
          <w:szCs w:val="22"/>
        </w:rPr>
        <w:t xml:space="preserve"> (změny č. 7) nabývají účinnosti dnem </w:t>
      </w:r>
      <w:r w:rsidR="007641BE" w:rsidRPr="00BA5064">
        <w:rPr>
          <w:rFonts w:asciiTheme="minorHAnsi" w:hAnsiTheme="minorHAnsi" w:cstheme="minorHAnsi"/>
          <w:color w:val="auto"/>
          <w:sz w:val="22"/>
          <w:szCs w:val="22"/>
        </w:rPr>
        <w:t xml:space="preserve">27. září 2022 </w:t>
      </w:r>
      <w:r w:rsidR="00AE0098" w:rsidRPr="00BA5064">
        <w:rPr>
          <w:rFonts w:asciiTheme="minorHAnsi" w:hAnsiTheme="minorHAnsi" w:cstheme="minorHAnsi"/>
          <w:color w:val="auto"/>
          <w:sz w:val="22"/>
          <w:szCs w:val="22"/>
        </w:rPr>
        <w:t>(datum registrace MŠMT).</w:t>
      </w:r>
      <w:r w:rsidR="00FA6968" w:rsidRPr="00BA5064">
        <w:rPr>
          <w:rFonts w:asciiTheme="minorHAnsi" w:hAnsiTheme="minorHAnsi" w:cstheme="minorHAnsi"/>
          <w:color w:val="auto"/>
          <w:sz w:val="22"/>
          <w:szCs w:val="22"/>
        </w:rPr>
        <w:t xml:space="preserve"> Změny Studijního a zkušebního řádu pro studenty ČVUT registrované dne </w:t>
      </w:r>
      <w:r w:rsidR="00605791" w:rsidRPr="00BA5064">
        <w:rPr>
          <w:rFonts w:asciiTheme="minorHAnsi" w:hAnsiTheme="minorHAnsi" w:cstheme="minorHAnsi"/>
          <w:color w:val="auto"/>
          <w:sz w:val="22"/>
          <w:szCs w:val="22"/>
        </w:rPr>
        <w:t>14. října</w:t>
      </w:r>
      <w:r w:rsidR="00FA6968" w:rsidRPr="00BA5064">
        <w:rPr>
          <w:rFonts w:asciiTheme="minorHAnsi" w:hAnsiTheme="minorHAnsi" w:cstheme="minorHAnsi"/>
          <w:color w:val="auto"/>
          <w:sz w:val="22"/>
          <w:szCs w:val="22"/>
        </w:rPr>
        <w:t xml:space="preserve"> 2022 pod čj. MSMT-</w:t>
      </w:r>
      <w:r w:rsidR="00605791" w:rsidRPr="00BA5064">
        <w:rPr>
          <w:rFonts w:ascii="Calibri" w:hAnsi="Calibri" w:cs="Calibri"/>
          <w:sz w:val="22"/>
          <w:szCs w:val="22"/>
        </w:rPr>
        <w:t>28637/2022-2</w:t>
      </w:r>
      <w:r w:rsidR="00FA6968" w:rsidRPr="00BA5064">
        <w:rPr>
          <w:rFonts w:asciiTheme="minorHAnsi" w:hAnsiTheme="minorHAnsi" w:cstheme="minorHAnsi"/>
          <w:color w:val="auto"/>
          <w:sz w:val="22"/>
          <w:szCs w:val="22"/>
        </w:rPr>
        <w:t xml:space="preserve"> (změny č. 8) nabývají účinnosti dnem </w:t>
      </w:r>
      <w:r w:rsidR="00605791" w:rsidRPr="00BA5064">
        <w:rPr>
          <w:rFonts w:asciiTheme="minorHAnsi" w:hAnsiTheme="minorHAnsi" w:cstheme="minorHAnsi"/>
          <w:color w:val="auto"/>
          <w:sz w:val="22"/>
          <w:szCs w:val="22"/>
        </w:rPr>
        <w:t>29. října</w:t>
      </w:r>
      <w:r w:rsidR="00FA6968" w:rsidRPr="00BA5064">
        <w:rPr>
          <w:rFonts w:asciiTheme="minorHAnsi" w:hAnsiTheme="minorHAnsi" w:cstheme="minorHAnsi"/>
          <w:color w:val="auto"/>
          <w:sz w:val="22"/>
          <w:szCs w:val="22"/>
        </w:rPr>
        <w:t xml:space="preserve"> 2022 (15.</w:t>
      </w:r>
      <w:r w:rsidR="00C53AE5" w:rsidRPr="00BA5064">
        <w:rPr>
          <w:rFonts w:asciiTheme="minorHAnsi" w:hAnsiTheme="minorHAnsi" w:cstheme="minorHAnsi"/>
          <w:color w:val="auto"/>
          <w:sz w:val="22"/>
          <w:szCs w:val="22"/>
        </w:rPr>
        <w:t> </w:t>
      </w:r>
      <w:r w:rsidR="00FA6968" w:rsidRPr="00BA5064">
        <w:rPr>
          <w:rFonts w:asciiTheme="minorHAnsi" w:hAnsiTheme="minorHAnsi" w:cstheme="minorHAnsi"/>
          <w:color w:val="auto"/>
          <w:sz w:val="22"/>
          <w:szCs w:val="22"/>
        </w:rPr>
        <w:t>den po dni registrace MŠMT).</w:t>
      </w:r>
      <w:r w:rsidR="00311337" w:rsidRPr="00BA5064">
        <w:rPr>
          <w:rFonts w:asciiTheme="minorHAnsi" w:hAnsiTheme="minorHAnsi" w:cstheme="minorHAnsi"/>
          <w:color w:val="auto"/>
          <w:sz w:val="22"/>
          <w:szCs w:val="22"/>
        </w:rPr>
        <w:t xml:space="preserve"> Změny </w:t>
      </w:r>
      <w:r w:rsidR="009E793F" w:rsidRPr="00BA5064">
        <w:rPr>
          <w:rFonts w:asciiTheme="minorHAnsi" w:hAnsiTheme="minorHAnsi" w:cstheme="minorHAnsi"/>
          <w:color w:val="auto"/>
          <w:sz w:val="22"/>
          <w:szCs w:val="22"/>
        </w:rPr>
        <w:t xml:space="preserve">Studijního a zkušebního řádu pro studenty ČVUT registrované dne </w:t>
      </w:r>
      <w:r w:rsidR="004D59E0" w:rsidRPr="00BA5064">
        <w:rPr>
          <w:rFonts w:asciiTheme="minorHAnsi" w:hAnsiTheme="minorHAnsi" w:cstheme="minorHAnsi"/>
          <w:color w:val="auto"/>
          <w:sz w:val="22"/>
          <w:szCs w:val="22"/>
        </w:rPr>
        <w:t>9. prosince 2024</w:t>
      </w:r>
      <w:r w:rsidR="00C53AE5" w:rsidRPr="00BA5064">
        <w:rPr>
          <w:rFonts w:asciiTheme="minorHAnsi" w:hAnsiTheme="minorHAnsi" w:cstheme="minorHAnsi"/>
          <w:color w:val="auto"/>
          <w:sz w:val="22"/>
          <w:szCs w:val="22"/>
        </w:rPr>
        <w:t xml:space="preserve"> </w:t>
      </w:r>
      <w:r w:rsidR="009E793F" w:rsidRPr="00BA5064">
        <w:rPr>
          <w:rFonts w:asciiTheme="minorHAnsi" w:hAnsiTheme="minorHAnsi" w:cstheme="minorHAnsi"/>
          <w:color w:val="auto"/>
          <w:sz w:val="22"/>
          <w:szCs w:val="22"/>
        </w:rPr>
        <w:t>pod čj.</w:t>
      </w:r>
      <w:r w:rsidR="004D59E0" w:rsidRPr="004D59E0">
        <w:t xml:space="preserve"> </w:t>
      </w:r>
      <w:r w:rsidR="004D59E0" w:rsidRPr="00BA5064">
        <w:rPr>
          <w:rFonts w:asciiTheme="minorHAnsi" w:eastAsiaTheme="minorHAnsi" w:hAnsiTheme="minorHAnsi" w:cstheme="minorHAnsi"/>
          <w:iCs/>
          <w:sz w:val="22"/>
          <w:szCs w:val="22"/>
          <w:lang w:eastAsia="en-US"/>
        </w:rPr>
        <w:t xml:space="preserve">MSMT-21673/2024-2 </w:t>
      </w:r>
      <w:r w:rsidR="009E793F" w:rsidRPr="00BA5064">
        <w:rPr>
          <w:rFonts w:asciiTheme="minorHAnsi" w:hAnsiTheme="minorHAnsi" w:cstheme="minorHAnsi"/>
          <w:color w:val="auto"/>
          <w:sz w:val="22"/>
          <w:szCs w:val="22"/>
        </w:rPr>
        <w:t>(změny č. 9) nabývají účinnosti dne 1. ledna 2025.</w:t>
      </w:r>
      <w:r w:rsidR="006B17AC" w:rsidRPr="00BA5064">
        <w:rPr>
          <w:rFonts w:asciiTheme="minorHAnsi" w:hAnsiTheme="minorHAnsi" w:cstheme="minorHAnsi"/>
          <w:color w:val="auto"/>
          <w:sz w:val="22"/>
          <w:szCs w:val="22"/>
        </w:rPr>
        <w:t xml:space="preserve"> Změny Studijního a zkušebního řádu pro studenty ČVUT registrované dne </w:t>
      </w:r>
      <w:r w:rsidR="003237C6" w:rsidRPr="00BA5064">
        <w:rPr>
          <w:rFonts w:asciiTheme="minorHAnsi" w:hAnsiTheme="minorHAnsi" w:cstheme="minorHAnsi"/>
          <w:color w:val="auto"/>
          <w:sz w:val="22"/>
          <w:szCs w:val="22"/>
        </w:rPr>
        <w:t xml:space="preserve">28. dubna 2025 </w:t>
      </w:r>
      <w:r w:rsidR="006B17AC" w:rsidRPr="00BA5064">
        <w:rPr>
          <w:rFonts w:asciiTheme="minorHAnsi" w:hAnsiTheme="minorHAnsi" w:cstheme="minorHAnsi"/>
          <w:color w:val="auto"/>
          <w:sz w:val="22"/>
          <w:szCs w:val="22"/>
        </w:rPr>
        <w:t xml:space="preserve">pod čj. </w:t>
      </w:r>
      <w:r w:rsidR="003237C6" w:rsidRPr="00BA5064">
        <w:rPr>
          <w:rFonts w:asciiTheme="minorHAnsi" w:hAnsiTheme="minorHAnsi" w:cstheme="minorHAnsi"/>
          <w:color w:val="auto"/>
          <w:sz w:val="22"/>
          <w:szCs w:val="22"/>
        </w:rPr>
        <w:t>MSMT-9026/2025-2</w:t>
      </w:r>
      <w:r w:rsidR="006B17AC" w:rsidRPr="00BA5064">
        <w:rPr>
          <w:rFonts w:asciiTheme="minorHAnsi" w:hAnsiTheme="minorHAnsi" w:cstheme="minorHAnsi"/>
          <w:color w:val="auto"/>
          <w:sz w:val="22"/>
          <w:szCs w:val="22"/>
        </w:rPr>
        <w:t xml:space="preserve"> (změny č. 10) nabývají účinnosti dnem </w:t>
      </w:r>
      <w:r w:rsidR="0028378A" w:rsidRPr="00BA5064">
        <w:rPr>
          <w:rFonts w:asciiTheme="minorHAnsi" w:hAnsiTheme="minorHAnsi" w:cstheme="minorHAnsi"/>
          <w:color w:val="auto"/>
          <w:sz w:val="22"/>
          <w:szCs w:val="22"/>
        </w:rPr>
        <w:t>1. července 2025</w:t>
      </w:r>
      <w:r w:rsidR="006B17AC" w:rsidRPr="00BA5064">
        <w:rPr>
          <w:rFonts w:asciiTheme="minorHAnsi" w:hAnsiTheme="minorHAnsi" w:cstheme="minorHAnsi"/>
          <w:color w:val="auto"/>
          <w:sz w:val="22"/>
          <w:szCs w:val="22"/>
        </w:rPr>
        <w:t>.</w:t>
      </w:r>
      <w:r w:rsidR="008D7F53">
        <w:rPr>
          <w:rFonts w:asciiTheme="minorHAnsi" w:hAnsiTheme="minorHAnsi" w:cstheme="minorHAnsi"/>
          <w:color w:val="auto"/>
          <w:sz w:val="22"/>
          <w:szCs w:val="22"/>
        </w:rPr>
        <w:t xml:space="preserve"> </w:t>
      </w:r>
      <w:r w:rsidR="008D7F53" w:rsidRPr="008D7F53">
        <w:rPr>
          <w:rFonts w:asciiTheme="minorHAnsi" w:hAnsiTheme="minorHAnsi" w:cstheme="minorHAnsi"/>
          <w:color w:val="auto"/>
          <w:sz w:val="22"/>
          <w:szCs w:val="22"/>
        </w:rPr>
        <w:t>Změny Studijního a zkušebního řádu pro studenty ČVUT registrované dne 14. listopadu 2025 pod čj. MSMT-27630/2025-3 (změny č. 12) nabývají účinnosti dnem registrace Ministerstvem školství, mládeže a tělovýchovy</w:t>
      </w:r>
      <w:r w:rsidR="008D7F53">
        <w:rPr>
          <w:rFonts w:asciiTheme="minorHAnsi" w:hAnsiTheme="minorHAnsi" w:cstheme="minorHAnsi"/>
          <w:color w:val="auto"/>
          <w:sz w:val="22"/>
          <w:szCs w:val="22"/>
        </w:rPr>
        <w:t>.</w:t>
      </w:r>
      <w:r w:rsidR="008C79D3">
        <w:rPr>
          <w:rFonts w:asciiTheme="minorHAnsi" w:hAnsiTheme="minorHAnsi" w:cstheme="minorHAnsi"/>
          <w:color w:val="auto"/>
          <w:sz w:val="22"/>
          <w:szCs w:val="22"/>
        </w:rPr>
        <w:t xml:space="preserve"> </w:t>
      </w:r>
      <w:r w:rsidR="008C79D3" w:rsidRPr="008D7F53">
        <w:rPr>
          <w:rFonts w:asciiTheme="minorHAnsi" w:hAnsiTheme="minorHAnsi" w:cstheme="minorHAnsi"/>
          <w:color w:val="auto"/>
          <w:sz w:val="22"/>
          <w:szCs w:val="22"/>
        </w:rPr>
        <w:t>Změny Studijního a zkušebního řádu pro studenty ČVUT registrované dne 1</w:t>
      </w:r>
      <w:r w:rsidR="008C79D3">
        <w:rPr>
          <w:rFonts w:asciiTheme="minorHAnsi" w:hAnsiTheme="minorHAnsi" w:cstheme="minorHAnsi"/>
          <w:color w:val="auto"/>
          <w:sz w:val="22"/>
          <w:szCs w:val="22"/>
        </w:rPr>
        <w:t>1</w:t>
      </w:r>
      <w:r w:rsidR="008C79D3" w:rsidRPr="008D7F53">
        <w:rPr>
          <w:rFonts w:asciiTheme="minorHAnsi" w:hAnsiTheme="minorHAnsi" w:cstheme="minorHAnsi"/>
          <w:color w:val="auto"/>
          <w:sz w:val="22"/>
          <w:szCs w:val="22"/>
        </w:rPr>
        <w:t>. listopadu 2025 pod čj. MSMT-</w:t>
      </w:r>
      <w:r w:rsidR="008C79D3" w:rsidRPr="008C79D3">
        <w:rPr>
          <w:rFonts w:asciiTheme="minorHAnsi" w:hAnsiTheme="minorHAnsi" w:cstheme="minorHAnsi"/>
          <w:color w:val="auto"/>
          <w:sz w:val="22"/>
          <w:szCs w:val="22"/>
        </w:rPr>
        <w:t xml:space="preserve">25988/2025-3 </w:t>
      </w:r>
      <w:r w:rsidR="008C79D3" w:rsidRPr="008D7F53">
        <w:rPr>
          <w:rFonts w:asciiTheme="minorHAnsi" w:hAnsiTheme="minorHAnsi" w:cstheme="minorHAnsi"/>
          <w:color w:val="auto"/>
          <w:sz w:val="22"/>
          <w:szCs w:val="22"/>
        </w:rPr>
        <w:t>(změny č. 1</w:t>
      </w:r>
      <w:r w:rsidR="008C79D3">
        <w:rPr>
          <w:rFonts w:asciiTheme="minorHAnsi" w:hAnsiTheme="minorHAnsi" w:cstheme="minorHAnsi"/>
          <w:color w:val="auto"/>
          <w:sz w:val="22"/>
          <w:szCs w:val="22"/>
        </w:rPr>
        <w:t>1</w:t>
      </w:r>
      <w:r w:rsidR="008C79D3" w:rsidRPr="008D7F53">
        <w:rPr>
          <w:rFonts w:asciiTheme="minorHAnsi" w:hAnsiTheme="minorHAnsi" w:cstheme="minorHAnsi"/>
          <w:color w:val="auto"/>
          <w:sz w:val="22"/>
          <w:szCs w:val="22"/>
        </w:rPr>
        <w:t xml:space="preserve">) nabývají účinnosti </w:t>
      </w:r>
      <w:r w:rsidR="008C79D3" w:rsidRPr="008C79D3">
        <w:rPr>
          <w:rFonts w:asciiTheme="minorHAnsi" w:hAnsiTheme="minorHAnsi" w:cstheme="minorHAnsi"/>
          <w:color w:val="auto"/>
          <w:sz w:val="22"/>
          <w:szCs w:val="22"/>
        </w:rPr>
        <w:t>prvým dnem měsíce následujícího po datu nabytí platnosti</w:t>
      </w:r>
      <w:r w:rsidR="008C79D3">
        <w:rPr>
          <w:rFonts w:asciiTheme="minorHAnsi" w:hAnsiTheme="minorHAnsi" w:cstheme="minorHAnsi"/>
          <w:color w:val="auto"/>
          <w:sz w:val="22"/>
          <w:szCs w:val="22"/>
        </w:rPr>
        <w:t xml:space="preserve">, tj. 1. </w:t>
      </w:r>
      <w:r w:rsidR="00920179">
        <w:rPr>
          <w:rFonts w:asciiTheme="minorHAnsi" w:hAnsiTheme="minorHAnsi" w:cstheme="minorHAnsi"/>
          <w:color w:val="auto"/>
          <w:sz w:val="22"/>
          <w:szCs w:val="22"/>
        </w:rPr>
        <w:t>prosince</w:t>
      </w:r>
      <w:r w:rsidR="008C79D3">
        <w:rPr>
          <w:rFonts w:asciiTheme="minorHAnsi" w:hAnsiTheme="minorHAnsi" w:cstheme="minorHAnsi"/>
          <w:color w:val="auto"/>
          <w:sz w:val="22"/>
          <w:szCs w:val="22"/>
        </w:rPr>
        <w:t xml:space="preserve"> 2025.</w:t>
      </w:r>
      <w:ins w:id="139" w:author="Klusáková Barbora" w:date="2026-02-02T09:21:00Z">
        <w:r w:rsidR="0080643D">
          <w:rPr>
            <w:rFonts w:asciiTheme="minorHAnsi" w:hAnsiTheme="minorHAnsi" w:cstheme="minorHAnsi"/>
            <w:color w:val="auto"/>
            <w:sz w:val="22"/>
            <w:szCs w:val="22"/>
          </w:rPr>
          <w:t xml:space="preserve"> </w:t>
        </w:r>
        <w:r w:rsidR="0080643D" w:rsidRPr="008D7F53">
          <w:rPr>
            <w:rFonts w:asciiTheme="minorHAnsi" w:hAnsiTheme="minorHAnsi" w:cstheme="minorHAnsi"/>
            <w:color w:val="auto"/>
            <w:sz w:val="22"/>
            <w:szCs w:val="22"/>
          </w:rPr>
          <w:t xml:space="preserve">Změny Studijního a zkušebního řádu pro studenty ČVUT registrované dne </w:t>
        </w:r>
        <w:r w:rsidR="0080643D" w:rsidRPr="0080643D">
          <w:rPr>
            <w:rFonts w:asciiTheme="minorHAnsi" w:hAnsiTheme="minorHAnsi" w:cstheme="minorHAnsi"/>
            <w:color w:val="auto"/>
            <w:sz w:val="22"/>
            <w:szCs w:val="22"/>
            <w:highlight w:val="yellow"/>
          </w:rPr>
          <w:t>XXXXXXX</w:t>
        </w:r>
        <w:r w:rsidR="0080643D" w:rsidRPr="008D7F53">
          <w:rPr>
            <w:rFonts w:asciiTheme="minorHAnsi" w:hAnsiTheme="minorHAnsi" w:cstheme="minorHAnsi"/>
            <w:color w:val="auto"/>
            <w:sz w:val="22"/>
            <w:szCs w:val="22"/>
          </w:rPr>
          <w:t xml:space="preserve"> pod čj. </w:t>
        </w:r>
        <w:r w:rsidR="0080643D" w:rsidRPr="0080643D">
          <w:rPr>
            <w:rFonts w:asciiTheme="minorHAnsi" w:hAnsiTheme="minorHAnsi" w:cstheme="minorHAnsi"/>
            <w:color w:val="auto"/>
            <w:sz w:val="22"/>
            <w:szCs w:val="22"/>
            <w:highlight w:val="yellow"/>
          </w:rPr>
          <w:t>MSMT-25988/2025-3</w:t>
        </w:r>
        <w:r w:rsidR="0080643D" w:rsidRPr="008C79D3">
          <w:rPr>
            <w:rFonts w:asciiTheme="minorHAnsi" w:hAnsiTheme="minorHAnsi" w:cstheme="minorHAnsi"/>
            <w:color w:val="auto"/>
            <w:sz w:val="22"/>
            <w:szCs w:val="22"/>
          </w:rPr>
          <w:t xml:space="preserve"> </w:t>
        </w:r>
        <w:r w:rsidR="0080643D" w:rsidRPr="008D7F53">
          <w:rPr>
            <w:rFonts w:asciiTheme="minorHAnsi" w:hAnsiTheme="minorHAnsi" w:cstheme="minorHAnsi"/>
            <w:color w:val="auto"/>
            <w:sz w:val="22"/>
            <w:szCs w:val="22"/>
          </w:rPr>
          <w:t>(změny č. 1</w:t>
        </w:r>
        <w:r w:rsidR="0080643D">
          <w:rPr>
            <w:rFonts w:asciiTheme="minorHAnsi" w:hAnsiTheme="minorHAnsi" w:cstheme="minorHAnsi"/>
            <w:color w:val="auto"/>
            <w:sz w:val="22"/>
            <w:szCs w:val="22"/>
          </w:rPr>
          <w:t>3</w:t>
        </w:r>
        <w:r w:rsidR="0080643D" w:rsidRPr="008D7F53">
          <w:rPr>
            <w:rFonts w:asciiTheme="minorHAnsi" w:hAnsiTheme="minorHAnsi" w:cstheme="minorHAnsi"/>
            <w:color w:val="auto"/>
            <w:sz w:val="22"/>
            <w:szCs w:val="22"/>
          </w:rPr>
          <w:t xml:space="preserve">) nabývají účinnosti </w:t>
        </w:r>
      </w:ins>
      <w:ins w:id="140" w:author="Klusáková Barbora" w:date="2026-02-02T10:52:00Z">
        <w:r w:rsidR="00617815">
          <w:rPr>
            <w:rFonts w:asciiTheme="minorHAnsi" w:hAnsiTheme="minorHAnsi" w:cstheme="minorHAnsi"/>
            <w:color w:val="auto"/>
            <w:sz w:val="22"/>
            <w:szCs w:val="22"/>
          </w:rPr>
          <w:t>dnem registrace</w:t>
        </w:r>
      </w:ins>
      <w:ins w:id="141" w:author="Klusáková Barbora" w:date="2026-02-02T09:21:00Z">
        <w:r w:rsidR="0080643D">
          <w:rPr>
            <w:rFonts w:asciiTheme="minorHAnsi" w:hAnsiTheme="minorHAnsi" w:cstheme="minorHAnsi"/>
            <w:color w:val="auto"/>
            <w:sz w:val="22"/>
            <w:szCs w:val="22"/>
          </w:rPr>
          <w:t>.</w:t>
        </w:r>
      </w:ins>
    </w:p>
    <w:p w14:paraId="4904F876" w14:textId="255336E5" w:rsidR="000758A6" w:rsidRPr="00D47776" w:rsidRDefault="000758A6" w:rsidP="00AE0098">
      <w:pPr>
        <w:pStyle w:val="Default"/>
        <w:spacing w:afterLines="40" w:after="96"/>
        <w:ind w:left="454"/>
        <w:jc w:val="both"/>
        <w:rPr>
          <w:rFonts w:asciiTheme="minorHAnsi" w:hAnsiTheme="minorHAnsi"/>
          <w:color w:val="auto"/>
          <w:sz w:val="22"/>
        </w:rPr>
      </w:pPr>
    </w:p>
    <w:p w14:paraId="4904F877" w14:textId="66030AFD" w:rsidR="000758A6" w:rsidRPr="00D47776" w:rsidRDefault="000758A6" w:rsidP="000758A6">
      <w:pPr>
        <w:pStyle w:val="Odstavecseseznamem"/>
        <w:rPr>
          <w:rFonts w:asciiTheme="minorHAnsi" w:hAnsiTheme="minorHAnsi" w:cstheme="minorHAnsi"/>
          <w:sz w:val="22"/>
          <w:szCs w:val="22"/>
        </w:rPr>
      </w:pPr>
    </w:p>
    <w:p w14:paraId="1DC97650" w14:textId="77777777" w:rsidR="00076BFF" w:rsidRPr="00D47776" w:rsidRDefault="00076BFF" w:rsidP="000758A6">
      <w:pPr>
        <w:pStyle w:val="Odstavecseseznamem"/>
        <w:rPr>
          <w:rFonts w:asciiTheme="minorHAnsi" w:hAnsiTheme="minorHAnsi" w:cstheme="minorHAnsi"/>
          <w:sz w:val="22"/>
          <w:szCs w:val="22"/>
        </w:rPr>
      </w:pPr>
    </w:p>
    <w:p w14:paraId="4904F878" w14:textId="060734C4" w:rsidR="000758A6" w:rsidRPr="00D47776" w:rsidRDefault="0080643D" w:rsidP="000758A6">
      <w:pPr>
        <w:jc w:val="center"/>
        <w:rPr>
          <w:rFonts w:asciiTheme="minorHAnsi" w:hAnsiTheme="minorHAnsi" w:cstheme="minorHAnsi"/>
          <w:sz w:val="22"/>
          <w:szCs w:val="22"/>
        </w:rPr>
      </w:pPr>
      <w:ins w:id="142" w:author="Klusáková Barbora" w:date="2026-02-02T09:23:00Z">
        <w:r w:rsidRPr="0080643D">
          <w:rPr>
            <w:rFonts w:asciiTheme="minorHAnsi" w:hAnsiTheme="minorHAnsi" w:cstheme="minorHAnsi"/>
            <w:sz w:val="22"/>
            <w:szCs w:val="22"/>
          </w:rPr>
          <w:t>prof. Dr. Michal Pěchouček, MSc.</w:t>
        </w:r>
      </w:ins>
      <w:del w:id="143" w:author="Klusáková Barbora" w:date="2026-02-02T09:23:00Z">
        <w:r w:rsidR="00D161EB" w:rsidRPr="00D161EB" w:rsidDel="0080643D">
          <w:rPr>
            <w:rFonts w:asciiTheme="minorHAnsi" w:hAnsiTheme="minorHAnsi" w:cstheme="minorHAnsi"/>
            <w:sz w:val="22"/>
            <w:szCs w:val="22"/>
          </w:rPr>
          <w:delText>prof. Ing. Zbyněk Škvor, CSc</w:delText>
        </w:r>
        <w:r w:rsidR="000758A6" w:rsidRPr="00D47776" w:rsidDel="0080643D">
          <w:rPr>
            <w:rFonts w:asciiTheme="minorHAnsi" w:hAnsiTheme="minorHAnsi" w:cstheme="minorHAnsi"/>
            <w:sz w:val="22"/>
            <w:szCs w:val="22"/>
          </w:rPr>
          <w:delText>.</w:delText>
        </w:r>
      </w:del>
      <w:r w:rsidR="000758A6" w:rsidRPr="00D47776">
        <w:rPr>
          <w:rFonts w:asciiTheme="minorHAnsi" w:hAnsiTheme="minorHAnsi" w:cstheme="minorHAnsi"/>
          <w:sz w:val="22"/>
          <w:szCs w:val="22"/>
        </w:rPr>
        <w:t>, v. r.</w:t>
      </w:r>
    </w:p>
    <w:p w14:paraId="4904F879" w14:textId="549D499A" w:rsidR="000758A6" w:rsidRPr="00D47776" w:rsidRDefault="00D161EB" w:rsidP="00D161EB">
      <w:pPr>
        <w:jc w:val="center"/>
        <w:rPr>
          <w:rFonts w:asciiTheme="minorHAnsi" w:hAnsiTheme="minorHAnsi" w:cstheme="minorHAnsi"/>
          <w:sz w:val="22"/>
          <w:szCs w:val="22"/>
        </w:rPr>
      </w:pPr>
      <w:del w:id="144" w:author="Klusáková Barbora" w:date="2026-02-02T09:24:00Z">
        <w:r w:rsidRPr="00D161EB" w:rsidDel="0080643D">
          <w:rPr>
            <w:rFonts w:asciiTheme="minorHAnsi" w:hAnsiTheme="minorHAnsi" w:cstheme="minorHAnsi"/>
            <w:sz w:val="22"/>
            <w:szCs w:val="22"/>
          </w:rPr>
          <w:delText>pr</w:delText>
        </w:r>
      </w:del>
      <w:del w:id="145" w:author="Klusáková Barbora" w:date="2026-02-02T09:23:00Z">
        <w:r w:rsidRPr="00D161EB" w:rsidDel="0080643D">
          <w:rPr>
            <w:rFonts w:asciiTheme="minorHAnsi" w:hAnsiTheme="minorHAnsi" w:cstheme="minorHAnsi"/>
            <w:sz w:val="22"/>
            <w:szCs w:val="22"/>
          </w:rPr>
          <w:delText xml:space="preserve">orektor pověřený zastupováním </w:delText>
        </w:r>
      </w:del>
      <w:r w:rsidRPr="00D161EB">
        <w:rPr>
          <w:rFonts w:asciiTheme="minorHAnsi" w:hAnsiTheme="minorHAnsi" w:cstheme="minorHAnsi"/>
          <w:sz w:val="22"/>
          <w:szCs w:val="22"/>
        </w:rPr>
        <w:t>rektor</w:t>
      </w:r>
      <w:del w:id="146" w:author="Klusáková Barbora" w:date="2026-02-02T09:23:00Z">
        <w:r w:rsidRPr="00D161EB" w:rsidDel="0080643D">
          <w:rPr>
            <w:rFonts w:asciiTheme="minorHAnsi" w:hAnsiTheme="minorHAnsi" w:cstheme="minorHAnsi"/>
            <w:sz w:val="22"/>
            <w:szCs w:val="22"/>
          </w:rPr>
          <w:delText>a</w:delText>
        </w:r>
      </w:del>
    </w:p>
    <w:sectPr w:rsidR="000758A6" w:rsidRPr="00D47776" w:rsidSect="0073208C">
      <w:headerReference w:type="even" r:id="rId11"/>
      <w:headerReference w:type="default" r:id="rId12"/>
      <w:footerReference w:type="even" r:id="rId13"/>
      <w:footerReference w:type="default" r:id="rId14"/>
      <w:headerReference w:type="first" r:id="rId15"/>
      <w:pgSz w:w="12240" w:h="15840"/>
      <w:pgMar w:top="1418" w:right="1418" w:bottom="851" w:left="1418"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0945E" w14:textId="77777777" w:rsidR="00046CFE" w:rsidRDefault="00046CFE" w:rsidP="005B2C93">
      <w:pPr>
        <w:spacing w:after="0"/>
      </w:pPr>
      <w:r>
        <w:separator/>
      </w:r>
    </w:p>
  </w:endnote>
  <w:endnote w:type="continuationSeparator" w:id="0">
    <w:p w14:paraId="186B8474" w14:textId="77777777" w:rsidR="00046CFE" w:rsidRDefault="00046CFE" w:rsidP="005B2C93">
      <w:pPr>
        <w:spacing w:after="0"/>
      </w:pPr>
      <w:r>
        <w:continuationSeparator/>
      </w:r>
    </w:p>
  </w:endnote>
  <w:endnote w:type="continuationNotice" w:id="1">
    <w:p w14:paraId="74D266C9" w14:textId="77777777" w:rsidR="00046CFE" w:rsidRDefault="00046CF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echnika Light">
    <w:altName w:val="Calibri"/>
    <w:charset w:val="EE"/>
    <w:family w:val="auto"/>
    <w:pitch w:val="variable"/>
    <w:sig w:usb0="00000087" w:usb1="00000001" w:usb2="00000000" w:usb3="00000000" w:csb0="0000009B"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F882" w14:textId="77777777" w:rsidR="00AE7CDF" w:rsidRDefault="00AE7CDF">
    <w:pPr>
      <w:pStyle w:val="Zpat"/>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4904F883" w14:textId="77777777" w:rsidR="00AE7CDF" w:rsidRDefault="00AE7CDF">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F884" w14:textId="77777777" w:rsidR="00AE7CDF" w:rsidRPr="004D7E12" w:rsidRDefault="00AE7CDF" w:rsidP="000F4240">
    <w:pPr>
      <w:jc w:val="right"/>
      <w:rPr>
        <w:rFonts w:asciiTheme="minorHAnsi" w:hAnsiTheme="minorHAnsi" w:cstheme="minorHAnsi"/>
        <w:sz w:val="22"/>
        <w:szCs w:val="22"/>
      </w:rPr>
    </w:pPr>
    <w:r w:rsidRPr="004D7E12">
      <w:rPr>
        <w:rStyle w:val="slostrnky"/>
        <w:rFonts w:asciiTheme="minorHAnsi" w:hAnsiTheme="minorHAnsi" w:cstheme="minorHAnsi"/>
        <w:sz w:val="22"/>
        <w:szCs w:val="22"/>
      </w:rPr>
      <w:fldChar w:fldCharType="begin"/>
    </w:r>
    <w:r w:rsidRPr="004D7E12">
      <w:rPr>
        <w:rStyle w:val="slostrnky"/>
        <w:rFonts w:asciiTheme="minorHAnsi" w:hAnsiTheme="minorHAnsi" w:cstheme="minorHAnsi"/>
        <w:sz w:val="22"/>
        <w:szCs w:val="22"/>
      </w:rPr>
      <w:instrText xml:space="preserve">PAGE  </w:instrText>
    </w:r>
    <w:r w:rsidRPr="004D7E12">
      <w:rPr>
        <w:rStyle w:val="slostrnky"/>
        <w:rFonts w:asciiTheme="minorHAnsi" w:hAnsiTheme="minorHAnsi" w:cstheme="minorHAnsi"/>
        <w:sz w:val="22"/>
        <w:szCs w:val="22"/>
      </w:rPr>
      <w:fldChar w:fldCharType="separate"/>
    </w:r>
    <w:r w:rsidRPr="004D7E12">
      <w:rPr>
        <w:rStyle w:val="slostrnky"/>
        <w:rFonts w:asciiTheme="minorHAnsi" w:hAnsiTheme="minorHAnsi" w:cstheme="minorHAnsi"/>
        <w:noProof/>
        <w:sz w:val="22"/>
        <w:szCs w:val="22"/>
      </w:rPr>
      <w:t>14</w:t>
    </w:r>
    <w:r w:rsidRPr="004D7E12">
      <w:rPr>
        <w:rStyle w:val="slostrnky"/>
        <w:rFonts w:asciiTheme="minorHAnsi" w:hAnsiTheme="minorHAnsi" w:cstheme="minorHAns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6DC61" w14:textId="77777777" w:rsidR="00046CFE" w:rsidRDefault="00046CFE" w:rsidP="005B2C93">
      <w:pPr>
        <w:spacing w:after="0"/>
      </w:pPr>
      <w:r>
        <w:separator/>
      </w:r>
    </w:p>
  </w:footnote>
  <w:footnote w:type="continuationSeparator" w:id="0">
    <w:p w14:paraId="764F3514" w14:textId="77777777" w:rsidR="00046CFE" w:rsidRDefault="00046CFE" w:rsidP="005B2C93">
      <w:pPr>
        <w:spacing w:after="0"/>
      </w:pPr>
      <w:r>
        <w:continuationSeparator/>
      </w:r>
    </w:p>
  </w:footnote>
  <w:footnote w:type="continuationNotice" w:id="1">
    <w:p w14:paraId="380619C2" w14:textId="77777777" w:rsidR="00046CFE" w:rsidRDefault="00046CFE">
      <w:pPr>
        <w:spacing w:after="0"/>
      </w:pPr>
    </w:p>
  </w:footnote>
  <w:footnote w:id="2">
    <w:p w14:paraId="4904F8A0" w14:textId="77777777" w:rsidR="00AE7CDF" w:rsidRPr="004D7E12" w:rsidRDefault="00AE7CDF" w:rsidP="0057205F">
      <w:pPr>
        <w:pStyle w:val="Textpoznpodarou"/>
        <w:ind w:left="142" w:hanging="142"/>
        <w:rPr>
          <w:rFonts w:asciiTheme="minorHAnsi" w:hAnsiTheme="minorHAnsi" w:cstheme="minorHAnsi"/>
          <w:sz w:val="16"/>
          <w:szCs w:val="16"/>
        </w:rPr>
      </w:pPr>
      <w:r w:rsidRPr="004D7E12">
        <w:rPr>
          <w:rStyle w:val="Znakapoznpodarou"/>
          <w:rFonts w:asciiTheme="minorHAnsi" w:hAnsiTheme="minorHAnsi" w:cstheme="minorHAnsi"/>
          <w:sz w:val="16"/>
          <w:szCs w:val="16"/>
        </w:rPr>
        <w:footnoteRef/>
      </w:r>
      <w:r w:rsidRPr="004D7E12">
        <w:rPr>
          <w:rFonts w:asciiTheme="minorHAnsi" w:hAnsiTheme="minorHAnsi" w:cstheme="minorHAnsi"/>
          <w:sz w:val="16"/>
          <w:szCs w:val="16"/>
        </w:rPr>
        <w:t xml:space="preserve"> Týká se studentů se zrakovým postižením, se sluchovým postižením, s pohybovým postižením, se specifickou poruchou učení, s psychickou poruchou (včetně poruch autistického spektra a narušené komunikační schopnosti) nebo s chronickým somatickým onemocněním.</w:t>
      </w:r>
    </w:p>
  </w:footnote>
  <w:footnote w:id="3">
    <w:p w14:paraId="4904F8A1" w14:textId="77777777" w:rsidR="00AE7CDF" w:rsidRPr="004D7E12" w:rsidRDefault="00AE7CDF" w:rsidP="00061EB3">
      <w:pPr>
        <w:pStyle w:val="Textpoznpodarou"/>
        <w:ind w:left="142" w:hanging="142"/>
        <w:rPr>
          <w:rFonts w:asciiTheme="minorHAnsi" w:hAnsiTheme="minorHAnsi" w:cstheme="minorHAnsi"/>
          <w:sz w:val="16"/>
          <w:szCs w:val="16"/>
        </w:rPr>
      </w:pPr>
      <w:r w:rsidRPr="004D7E12">
        <w:rPr>
          <w:rStyle w:val="Znakapoznpodarou"/>
          <w:rFonts w:asciiTheme="minorHAnsi" w:hAnsiTheme="minorHAnsi" w:cstheme="minorHAnsi"/>
          <w:sz w:val="16"/>
          <w:szCs w:val="16"/>
        </w:rPr>
        <w:footnoteRef/>
      </w:r>
      <w:r w:rsidRPr="004D7E12">
        <w:rPr>
          <w:rStyle w:val="Znakapoznpodarou"/>
          <w:rFonts w:asciiTheme="minorHAnsi" w:hAnsiTheme="minorHAnsi" w:cstheme="minorHAnsi"/>
          <w:sz w:val="16"/>
          <w:szCs w:val="16"/>
        </w:rPr>
        <w:t xml:space="preserve"> </w:t>
      </w:r>
      <w:r w:rsidRPr="004D7E12">
        <w:rPr>
          <w:rFonts w:asciiTheme="minorHAnsi" w:hAnsiTheme="minorHAnsi" w:cstheme="minorHAnsi"/>
          <w:sz w:val="16"/>
          <w:szCs w:val="16"/>
        </w:rPr>
        <w:t>§ 21 odst. 1 písm. f) zákona.</w:t>
      </w:r>
    </w:p>
  </w:footnote>
  <w:footnote w:id="4">
    <w:p w14:paraId="4904F8A2" w14:textId="77777777" w:rsidR="00AE7CDF" w:rsidRPr="004D7E12" w:rsidRDefault="00AE7CDF" w:rsidP="00DE074E">
      <w:pPr>
        <w:pStyle w:val="Textpoznpodarou"/>
        <w:rPr>
          <w:rFonts w:asciiTheme="minorHAnsi" w:hAnsiTheme="minorHAnsi" w:cstheme="minorHAnsi"/>
        </w:rPr>
      </w:pPr>
      <w:r w:rsidRPr="004D7E12">
        <w:rPr>
          <w:rStyle w:val="Znakapoznpodarou"/>
          <w:rFonts w:asciiTheme="minorHAnsi" w:hAnsiTheme="minorHAnsi" w:cstheme="minorHAnsi"/>
          <w:sz w:val="16"/>
          <w:szCs w:val="16"/>
        </w:rPr>
        <w:footnoteRef/>
      </w:r>
      <w:r w:rsidRPr="004D7E12">
        <w:rPr>
          <w:rFonts w:asciiTheme="minorHAnsi" w:hAnsiTheme="minorHAnsi" w:cstheme="minorHAnsi"/>
          <w:sz w:val="16"/>
          <w:szCs w:val="16"/>
        </w:rPr>
        <w:t xml:space="preserve"> § 80 odst. 5 zákona.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F87E" w14:textId="77777777" w:rsidR="00AE7CDF" w:rsidRDefault="00AE7CDF">
    <w:pPr>
      <w:pStyle w:val="Zhlav"/>
      <w:framePr w:wrap="around" w:vAnchor="text" w:hAnchor="margin" w:y="1"/>
      <w:rPr>
        <w:rStyle w:val="slostrnky"/>
      </w:rPr>
    </w:pPr>
    <w:r>
      <w:rPr>
        <w:rStyle w:val="slostrnky"/>
      </w:rPr>
      <w:fldChar w:fldCharType="begin"/>
    </w:r>
    <w:r>
      <w:rPr>
        <w:rStyle w:val="slostrnky"/>
      </w:rPr>
      <w:instrText xml:space="preserve">PAGE  </w:instrText>
    </w:r>
    <w:r>
      <w:rPr>
        <w:rStyle w:val="slostrnky"/>
      </w:rPr>
      <w:fldChar w:fldCharType="end"/>
    </w:r>
  </w:p>
  <w:p w14:paraId="4904F87F" w14:textId="77777777" w:rsidR="00AE7CDF" w:rsidRDefault="00AE7CDF">
    <w:pPr>
      <w:pStyle w:val="Zhlav"/>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F880" w14:textId="77777777" w:rsidR="00AE7CDF" w:rsidRPr="004D7E12" w:rsidRDefault="00AE7CDF" w:rsidP="0073208C">
    <w:pPr>
      <w:pStyle w:val="Zhlav"/>
      <w:spacing w:after="0"/>
      <w:jc w:val="center"/>
      <w:rPr>
        <w:rFonts w:asciiTheme="minorHAnsi" w:hAnsiTheme="minorHAnsi" w:cstheme="minorHAnsi"/>
        <w:i/>
        <w:sz w:val="22"/>
        <w:szCs w:val="22"/>
      </w:rPr>
    </w:pPr>
    <w:r w:rsidRPr="004D7E12">
      <w:rPr>
        <w:rFonts w:asciiTheme="minorHAnsi" w:hAnsiTheme="minorHAnsi" w:cstheme="minorHAnsi"/>
        <w:i/>
        <w:noProof/>
        <w:sz w:val="22"/>
        <w:szCs w:val="22"/>
      </w:rPr>
      <mc:AlternateContent>
        <mc:Choice Requires="wps">
          <w:drawing>
            <wp:anchor distT="0" distB="0" distL="114300" distR="114300" simplePos="0" relativeHeight="251658240" behindDoc="0" locked="0" layoutInCell="0" allowOverlap="1" wp14:anchorId="4904F898" wp14:editId="4904F899">
              <wp:simplePos x="0" y="0"/>
              <wp:positionH relativeFrom="column">
                <wp:posOffset>15240</wp:posOffset>
              </wp:positionH>
              <wp:positionV relativeFrom="paragraph">
                <wp:posOffset>189230</wp:posOffset>
              </wp:positionV>
              <wp:extent cx="5943600" cy="0"/>
              <wp:effectExtent l="9525" t="10160" r="9525" b="8890"/>
              <wp:wrapNone/>
              <wp:docPr id="6" name="Přímá spojnic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70B86662">
            <v:line id="Přímá spojnice 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25pt" from="1.2pt,14.9pt" to="469.2pt,14.9pt" w14:anchorId="29C2A8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"/>
          </w:pict>
        </mc:Fallback>
      </mc:AlternateContent>
    </w:r>
    <w:r w:rsidRPr="004D7E12">
      <w:rPr>
        <w:rFonts w:asciiTheme="minorHAnsi" w:hAnsiTheme="minorHAnsi" w:cstheme="minorHAnsi"/>
        <w:i/>
        <w:sz w:val="22"/>
        <w:szCs w:val="22"/>
      </w:rPr>
      <w:t>Studijní a zkušební řád pro studenty ČVUT</w:t>
    </w:r>
  </w:p>
  <w:p w14:paraId="4904F881" w14:textId="77777777" w:rsidR="00AE7CDF" w:rsidRDefault="00AE7CDF" w:rsidP="0073208C">
    <w:pPr>
      <w:jc w:val="center"/>
      <w:rPr>
        <w:i/>
      </w:rPr>
    </w:pPr>
    <w:r>
      <w:rPr>
        <w: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F885" w14:textId="77777777" w:rsidR="00AE7CDF" w:rsidRPr="004D7E12" w:rsidRDefault="00AE7CDF" w:rsidP="00805E5E">
    <w:pPr>
      <w:pStyle w:val="Zhlav"/>
      <w:spacing w:after="0"/>
      <w:jc w:val="center"/>
      <w:rPr>
        <w:rFonts w:asciiTheme="minorHAnsi" w:hAnsiTheme="minorHAnsi" w:cstheme="minorHAnsi"/>
        <w:i/>
        <w:sz w:val="22"/>
        <w:szCs w:val="22"/>
      </w:rPr>
    </w:pPr>
    <w:r w:rsidRPr="004D7E12">
      <w:rPr>
        <w:rFonts w:asciiTheme="minorHAnsi" w:hAnsiTheme="minorHAnsi" w:cstheme="minorHAnsi"/>
        <w:i/>
        <w:sz w:val="22"/>
        <w:szCs w:val="22"/>
      </w:rPr>
      <w:t>Studijní a zkušební řád pro studenty ČVUT</w:t>
    </w:r>
  </w:p>
  <w:p w14:paraId="4904F886" w14:textId="77777777" w:rsidR="00AE7CDF" w:rsidRDefault="00AE7CDF" w:rsidP="00805E5E">
    <w:pPr>
      <w:spacing w:after="0"/>
      <w:ind w:firstLine="709"/>
      <w:rPr>
        <w:i/>
      </w:rPr>
    </w:pPr>
    <w:r>
      <w:rPr>
        <w:i/>
        <w:noProof/>
      </w:rPr>
      <mc:AlternateContent>
        <mc:Choice Requires="wps">
          <w:drawing>
            <wp:anchor distT="0" distB="0" distL="114300" distR="114300" simplePos="0" relativeHeight="251658241" behindDoc="0" locked="0" layoutInCell="0" allowOverlap="1" wp14:anchorId="4904F89A" wp14:editId="4904F89B">
              <wp:simplePos x="0" y="0"/>
              <wp:positionH relativeFrom="column">
                <wp:posOffset>15240</wp:posOffset>
              </wp:positionH>
              <wp:positionV relativeFrom="paragraph">
                <wp:posOffset>128270</wp:posOffset>
              </wp:positionV>
              <wp:extent cx="5760720" cy="0"/>
              <wp:effectExtent l="5715" t="13970" r="5715" b="5080"/>
              <wp:wrapNone/>
              <wp:docPr id="1" name="Přímá spojnic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7F567B2D">
            <v:line id="Přímá spojnice 1"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25pt" from="1.2pt,10.1pt" to="454.8pt,10.1pt" w14:anchorId="274B4F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"/>
          </w:pict>
        </mc:Fallback>
      </mc:AlternateContent>
    </w:r>
  </w:p>
  <w:p w14:paraId="4904F887" w14:textId="77777777" w:rsidR="00AE7CDF" w:rsidRPr="004C64AD" w:rsidRDefault="00AE7CDF" w:rsidP="00805E5E">
    <w:pPr>
      <w:spacing w:after="0"/>
      <w:ind w:left="0" w:firstLine="0"/>
      <w:jc w:val="center"/>
      <w:rPr>
        <w:rFonts w:ascii="Technika Light" w:hAnsi="Technika Light"/>
        <w:i/>
        <w:color w:val="00B0F0"/>
      </w:rPr>
    </w:pPr>
  </w:p>
  <w:p w14:paraId="4904F888" w14:textId="77777777" w:rsidR="00AE7CDF" w:rsidRPr="004C64AD" w:rsidRDefault="00AE7CDF" w:rsidP="00805E5E">
    <w:pPr>
      <w:spacing w:after="0"/>
      <w:ind w:left="0" w:firstLine="0"/>
      <w:jc w:val="center"/>
      <w:rPr>
        <w:rFonts w:ascii="Technika Light" w:hAnsi="Technika Light"/>
        <w:i/>
        <w:color w:val="00B0F0"/>
      </w:rPr>
    </w:pPr>
  </w:p>
  <w:p w14:paraId="4904F889" w14:textId="77777777" w:rsidR="00AE7CDF" w:rsidRPr="004C64AD" w:rsidRDefault="00AE7CDF" w:rsidP="00805E5E">
    <w:pPr>
      <w:spacing w:after="0"/>
      <w:ind w:left="0" w:firstLine="0"/>
      <w:jc w:val="center"/>
      <w:rPr>
        <w:rFonts w:ascii="Technika Light" w:hAnsi="Technika Light"/>
        <w:i/>
        <w:color w:val="00B0F0"/>
      </w:rPr>
    </w:pPr>
  </w:p>
  <w:p w14:paraId="4904F88A" w14:textId="77777777" w:rsidR="00AE7CDF" w:rsidRPr="004C64AD" w:rsidRDefault="00AE7CDF" w:rsidP="00805E5E">
    <w:pPr>
      <w:spacing w:after="0"/>
      <w:ind w:left="0" w:firstLine="0"/>
      <w:jc w:val="center"/>
      <w:rPr>
        <w:rFonts w:ascii="Technika Light" w:hAnsi="Technika Light"/>
        <w:i/>
        <w:color w:val="00B0F0"/>
      </w:rPr>
    </w:pPr>
  </w:p>
  <w:p w14:paraId="4904F88B" w14:textId="77777777" w:rsidR="00AE7CDF" w:rsidRPr="004C64AD" w:rsidRDefault="00AE7CDF" w:rsidP="00805E5E">
    <w:pPr>
      <w:spacing w:after="0"/>
      <w:ind w:left="0" w:firstLine="0"/>
      <w:jc w:val="center"/>
      <w:rPr>
        <w:rFonts w:ascii="Technika Light" w:hAnsi="Technika Light"/>
        <w:i/>
        <w:color w:val="00B0F0"/>
      </w:rPr>
    </w:pPr>
    <w:r>
      <w:rPr>
        <w:rFonts w:ascii="Technika Light" w:hAnsi="Technika Light"/>
        <w:i/>
        <w:noProof/>
        <w:color w:val="00B0F0"/>
      </w:rPr>
      <w:drawing>
        <wp:anchor distT="0" distB="0" distL="114300" distR="114300" simplePos="0" relativeHeight="251658242" behindDoc="0" locked="0" layoutInCell="1" allowOverlap="1" wp14:anchorId="4904F89C" wp14:editId="4904F89D">
          <wp:simplePos x="0" y="0"/>
          <wp:positionH relativeFrom="page">
            <wp:posOffset>4638040</wp:posOffset>
          </wp:positionH>
          <wp:positionV relativeFrom="page">
            <wp:posOffset>1187450</wp:posOffset>
          </wp:positionV>
          <wp:extent cx="2066290" cy="1007110"/>
          <wp:effectExtent l="0" t="0" r="0" b="2540"/>
          <wp:wrapNone/>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6290" cy="1007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04F88C" w14:textId="77777777" w:rsidR="00AE7CDF" w:rsidRPr="004C64AD" w:rsidRDefault="00AE7CDF" w:rsidP="00805E5E">
    <w:pPr>
      <w:spacing w:after="0"/>
      <w:ind w:left="0" w:firstLine="0"/>
      <w:jc w:val="center"/>
      <w:rPr>
        <w:rFonts w:ascii="Technika Light" w:hAnsi="Technika Light"/>
        <w:i/>
        <w:color w:val="00B0F0"/>
      </w:rPr>
    </w:pPr>
  </w:p>
  <w:p w14:paraId="4904F88D" w14:textId="77777777" w:rsidR="00AE7CDF" w:rsidRPr="004C64AD" w:rsidRDefault="00AE7CDF" w:rsidP="00805E5E">
    <w:pPr>
      <w:spacing w:after="0"/>
      <w:ind w:left="0" w:firstLine="0"/>
      <w:jc w:val="center"/>
      <w:rPr>
        <w:rFonts w:ascii="Technika Light" w:hAnsi="Technika Light"/>
        <w:i/>
        <w:color w:val="00B0F0"/>
      </w:rPr>
    </w:pPr>
  </w:p>
  <w:p w14:paraId="4904F88E" w14:textId="77777777" w:rsidR="00AE7CDF" w:rsidRPr="004C64AD" w:rsidRDefault="00AE7CDF" w:rsidP="00805E5E">
    <w:pPr>
      <w:spacing w:after="0"/>
      <w:ind w:left="0" w:firstLine="0"/>
      <w:jc w:val="center"/>
      <w:rPr>
        <w:rFonts w:ascii="Technika Light" w:hAnsi="Technika Light"/>
        <w:i/>
        <w:color w:val="00B0F0"/>
      </w:rPr>
    </w:pPr>
  </w:p>
  <w:p w14:paraId="4904F88F" w14:textId="77777777" w:rsidR="00AE7CDF" w:rsidRPr="004C64AD" w:rsidRDefault="00AE7CDF" w:rsidP="00805E5E">
    <w:pPr>
      <w:spacing w:after="0"/>
      <w:ind w:left="0" w:firstLine="0"/>
      <w:jc w:val="center"/>
      <w:rPr>
        <w:rFonts w:ascii="Technika Light" w:hAnsi="Technika Light"/>
        <w:i/>
        <w:color w:val="00B0F0"/>
      </w:rPr>
    </w:pPr>
  </w:p>
  <w:p w14:paraId="4904F890" w14:textId="77777777" w:rsidR="00AE7CDF" w:rsidRDefault="00AE7CDF" w:rsidP="00805E5E">
    <w:pPr>
      <w:spacing w:after="0"/>
      <w:ind w:left="0" w:firstLine="0"/>
      <w:jc w:val="center"/>
      <w:rPr>
        <w:rFonts w:ascii="Technika Light" w:hAnsi="Technika Light"/>
        <w:b/>
        <w:caps/>
        <w:spacing w:val="120"/>
        <w:sz w:val="24"/>
        <w:szCs w:val="24"/>
      </w:rPr>
    </w:pPr>
  </w:p>
  <w:p w14:paraId="4904F897" w14:textId="77777777" w:rsidR="00AE7CDF" w:rsidRDefault="00AE7CDF" w:rsidP="00D436B4">
    <w:pPr>
      <w:jc w:val="cent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C08"/>
    <w:multiLevelType w:val="hybridMultilevel"/>
    <w:tmpl w:val="9CBA0EFE"/>
    <w:lvl w:ilvl="0" w:tplc="63F05F22">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35F7961"/>
    <w:multiLevelType w:val="hybridMultilevel"/>
    <w:tmpl w:val="644C4698"/>
    <w:lvl w:ilvl="0" w:tplc="C9041640">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59F5EE2"/>
    <w:multiLevelType w:val="hybridMultilevel"/>
    <w:tmpl w:val="714856BC"/>
    <w:lvl w:ilvl="0" w:tplc="C8E44972">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5F3704B"/>
    <w:multiLevelType w:val="hybridMultilevel"/>
    <w:tmpl w:val="FB7A1BF6"/>
    <w:lvl w:ilvl="0" w:tplc="0EA06134">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75506D2"/>
    <w:multiLevelType w:val="hybridMultilevel"/>
    <w:tmpl w:val="E396821E"/>
    <w:lvl w:ilvl="0" w:tplc="3A54F676">
      <w:start w:val="1"/>
      <w:numFmt w:val="decimal"/>
      <w:lvlText w:val="(%1) "/>
      <w:lvlJc w:val="left"/>
      <w:pPr>
        <w:ind w:left="1171"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891" w:hanging="360"/>
      </w:pPr>
    </w:lvl>
    <w:lvl w:ilvl="2" w:tplc="0405001B" w:tentative="1">
      <w:start w:val="1"/>
      <w:numFmt w:val="lowerRoman"/>
      <w:lvlText w:val="%3."/>
      <w:lvlJc w:val="right"/>
      <w:pPr>
        <w:ind w:left="2611" w:hanging="180"/>
      </w:pPr>
    </w:lvl>
    <w:lvl w:ilvl="3" w:tplc="0405000F" w:tentative="1">
      <w:start w:val="1"/>
      <w:numFmt w:val="decimal"/>
      <w:lvlText w:val="%4."/>
      <w:lvlJc w:val="left"/>
      <w:pPr>
        <w:ind w:left="3331" w:hanging="360"/>
      </w:pPr>
    </w:lvl>
    <w:lvl w:ilvl="4" w:tplc="04050019" w:tentative="1">
      <w:start w:val="1"/>
      <w:numFmt w:val="lowerLetter"/>
      <w:lvlText w:val="%5."/>
      <w:lvlJc w:val="left"/>
      <w:pPr>
        <w:ind w:left="4051" w:hanging="360"/>
      </w:pPr>
    </w:lvl>
    <w:lvl w:ilvl="5" w:tplc="0405001B" w:tentative="1">
      <w:start w:val="1"/>
      <w:numFmt w:val="lowerRoman"/>
      <w:lvlText w:val="%6."/>
      <w:lvlJc w:val="right"/>
      <w:pPr>
        <w:ind w:left="4771" w:hanging="180"/>
      </w:pPr>
    </w:lvl>
    <w:lvl w:ilvl="6" w:tplc="0405000F" w:tentative="1">
      <w:start w:val="1"/>
      <w:numFmt w:val="decimal"/>
      <w:lvlText w:val="%7."/>
      <w:lvlJc w:val="left"/>
      <w:pPr>
        <w:ind w:left="5491" w:hanging="360"/>
      </w:pPr>
    </w:lvl>
    <w:lvl w:ilvl="7" w:tplc="04050019" w:tentative="1">
      <w:start w:val="1"/>
      <w:numFmt w:val="lowerLetter"/>
      <w:lvlText w:val="%8."/>
      <w:lvlJc w:val="left"/>
      <w:pPr>
        <w:ind w:left="6211" w:hanging="360"/>
      </w:pPr>
    </w:lvl>
    <w:lvl w:ilvl="8" w:tplc="0405001B" w:tentative="1">
      <w:start w:val="1"/>
      <w:numFmt w:val="lowerRoman"/>
      <w:lvlText w:val="%9."/>
      <w:lvlJc w:val="right"/>
      <w:pPr>
        <w:ind w:left="6931" w:hanging="180"/>
      </w:pPr>
    </w:lvl>
  </w:abstractNum>
  <w:abstractNum w:abstractNumId="5" w15:restartNumberingAfterBreak="0">
    <w:nsid w:val="093859B3"/>
    <w:multiLevelType w:val="singleLevel"/>
    <w:tmpl w:val="E1EA8444"/>
    <w:lvl w:ilvl="0">
      <w:start w:val="1"/>
      <w:numFmt w:val="lowerLetter"/>
      <w:lvlText w:val="%1)"/>
      <w:legacy w:legacy="1" w:legacySpace="0" w:legacyIndent="283"/>
      <w:lvlJc w:val="left"/>
      <w:pPr>
        <w:ind w:left="567" w:hanging="283"/>
      </w:pPr>
    </w:lvl>
  </w:abstractNum>
  <w:abstractNum w:abstractNumId="6" w15:restartNumberingAfterBreak="0">
    <w:nsid w:val="0A6443D1"/>
    <w:multiLevelType w:val="hybridMultilevel"/>
    <w:tmpl w:val="A1B40C4E"/>
    <w:lvl w:ilvl="0" w:tplc="8D92A1EC">
      <w:start w:val="1"/>
      <w:numFmt w:val="decimal"/>
      <w:lvlText w:val="(%1) "/>
      <w:lvlJc w:val="left"/>
      <w:pPr>
        <w:ind w:left="720" w:hanging="360"/>
      </w:pPr>
      <w:rPr>
        <w:rFonts w:ascii="Calibri" w:hAnsi="Calibri" w:cs="Calibr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698736A"/>
    <w:multiLevelType w:val="multilevel"/>
    <w:tmpl w:val="0E007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A52723E"/>
    <w:multiLevelType w:val="hybridMultilevel"/>
    <w:tmpl w:val="525E360E"/>
    <w:lvl w:ilvl="0" w:tplc="C88ACD94">
      <w:start w:val="1"/>
      <w:numFmt w:val="decimal"/>
      <w:lvlText w:val="(%1) "/>
      <w:lvlJc w:val="left"/>
      <w:pPr>
        <w:ind w:left="720" w:hanging="360"/>
      </w:pPr>
      <w:rPr>
        <w:rFonts w:ascii="Calibri" w:hAnsi="Calibri" w:cs="Times New Roman" w:hint="default"/>
        <w:b w:val="0"/>
        <w:i w:val="0"/>
        <w:strike w:val="0"/>
        <w:dstrike w:val="0"/>
        <w:color w:val="000000"/>
        <w:sz w:val="22"/>
        <w:szCs w:val="20"/>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C35423C"/>
    <w:multiLevelType w:val="hybridMultilevel"/>
    <w:tmpl w:val="C8001BA0"/>
    <w:lvl w:ilvl="0" w:tplc="118C79C6">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1D922B8D"/>
    <w:multiLevelType w:val="singleLevel"/>
    <w:tmpl w:val="E1EA8444"/>
    <w:lvl w:ilvl="0">
      <w:start w:val="1"/>
      <w:numFmt w:val="lowerLetter"/>
      <w:lvlText w:val="%1)"/>
      <w:legacy w:legacy="1" w:legacySpace="0" w:legacyIndent="283"/>
      <w:lvlJc w:val="left"/>
      <w:pPr>
        <w:ind w:left="567" w:hanging="283"/>
      </w:pPr>
    </w:lvl>
  </w:abstractNum>
  <w:abstractNum w:abstractNumId="11" w15:restartNumberingAfterBreak="0">
    <w:nsid w:val="1F64012A"/>
    <w:multiLevelType w:val="hybridMultilevel"/>
    <w:tmpl w:val="94B6712E"/>
    <w:lvl w:ilvl="0" w:tplc="6828491C">
      <w:start w:val="1"/>
      <w:numFmt w:val="lowerLetter"/>
      <w:lvlText w:val="%1)"/>
      <w:lvlJc w:val="left"/>
      <w:pPr>
        <w:ind w:left="567" w:hanging="283"/>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240D42C7"/>
    <w:multiLevelType w:val="hybridMultilevel"/>
    <w:tmpl w:val="A2CA9B5A"/>
    <w:lvl w:ilvl="0" w:tplc="663C871E">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4A8067E"/>
    <w:multiLevelType w:val="multilevel"/>
    <w:tmpl w:val="B3E279FC"/>
    <w:lvl w:ilvl="0">
      <w:start w:val="1"/>
      <w:numFmt w:val="decimal"/>
      <w:lvlText w:val="(%1) "/>
      <w:lvlJc w:val="left"/>
      <w:pPr>
        <w:ind w:left="851" w:hanging="360"/>
      </w:pPr>
      <w:rPr>
        <w:rFonts w:asciiTheme="minorHAnsi" w:hAnsiTheme="minorHAnsi" w:cstheme="minorHAnsi" w:hint="default"/>
        <w:b w:val="0"/>
        <w:i w:val="0"/>
        <w:strike w:val="0"/>
        <w:dstrike w:val="0"/>
        <w:color w:val="000000"/>
        <w:sz w:val="22"/>
        <w:szCs w:val="22"/>
        <w:u w:val="none" w:color="000000"/>
        <w:vertAlign w:val="baseline"/>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14" w15:restartNumberingAfterBreak="0">
    <w:nsid w:val="256A0A98"/>
    <w:multiLevelType w:val="hybridMultilevel"/>
    <w:tmpl w:val="B85AF744"/>
    <w:lvl w:ilvl="0" w:tplc="A8D47A0C">
      <w:start w:val="1"/>
      <w:numFmt w:val="lowerLetter"/>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5" w15:restartNumberingAfterBreak="0">
    <w:nsid w:val="280626E3"/>
    <w:multiLevelType w:val="hybridMultilevel"/>
    <w:tmpl w:val="31CCA494"/>
    <w:lvl w:ilvl="0" w:tplc="2FCC10AC">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7">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2A6E732D"/>
    <w:multiLevelType w:val="hybridMultilevel"/>
    <w:tmpl w:val="4920D906"/>
    <w:lvl w:ilvl="0" w:tplc="3864A776">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2C7D7855"/>
    <w:multiLevelType w:val="hybridMultilevel"/>
    <w:tmpl w:val="79AAD6BE"/>
    <w:lvl w:ilvl="0" w:tplc="D8A6F51E">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2F1C7A9E"/>
    <w:multiLevelType w:val="singleLevel"/>
    <w:tmpl w:val="E1EA8444"/>
    <w:lvl w:ilvl="0">
      <w:start w:val="1"/>
      <w:numFmt w:val="lowerLetter"/>
      <w:lvlText w:val="%1)"/>
      <w:legacy w:legacy="1" w:legacySpace="0" w:legacyIndent="283"/>
      <w:lvlJc w:val="left"/>
      <w:pPr>
        <w:ind w:left="567" w:hanging="283"/>
      </w:pPr>
    </w:lvl>
  </w:abstractNum>
  <w:abstractNum w:abstractNumId="19" w15:restartNumberingAfterBreak="0">
    <w:nsid w:val="31DE5576"/>
    <w:multiLevelType w:val="hybridMultilevel"/>
    <w:tmpl w:val="1E82B89C"/>
    <w:lvl w:ilvl="0" w:tplc="AD5C0F5E">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340C6678"/>
    <w:multiLevelType w:val="multilevel"/>
    <w:tmpl w:val="D1AAE5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392B67F4"/>
    <w:multiLevelType w:val="hybridMultilevel"/>
    <w:tmpl w:val="37FADD4A"/>
    <w:lvl w:ilvl="0" w:tplc="016E3C74">
      <w:start w:val="1"/>
      <w:numFmt w:val="decimal"/>
      <w:lvlText w:val="(%1) "/>
      <w:lvlJc w:val="left"/>
      <w:pPr>
        <w:ind w:left="644"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396337CF"/>
    <w:multiLevelType w:val="hybridMultilevel"/>
    <w:tmpl w:val="698CBC2E"/>
    <w:lvl w:ilvl="0" w:tplc="C324C792">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3B090151"/>
    <w:multiLevelType w:val="hybridMultilevel"/>
    <w:tmpl w:val="56AC5DA6"/>
    <w:lvl w:ilvl="0" w:tplc="195EA798">
      <w:start w:val="1"/>
      <w:numFmt w:val="decimal"/>
      <w:lvlText w:val="(%1)"/>
      <w:lvlJc w:val="left"/>
      <w:pPr>
        <w:ind w:left="361" w:hanging="360"/>
      </w:pPr>
      <w:rPr>
        <w:rFonts w:asciiTheme="minorHAnsi" w:eastAsia="Times New Roman"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081" w:hanging="360"/>
      </w:pPr>
    </w:lvl>
    <w:lvl w:ilvl="2" w:tplc="0405001B" w:tentative="1">
      <w:start w:val="1"/>
      <w:numFmt w:val="lowerRoman"/>
      <w:lvlText w:val="%3."/>
      <w:lvlJc w:val="right"/>
      <w:pPr>
        <w:ind w:left="1801" w:hanging="180"/>
      </w:pPr>
    </w:lvl>
    <w:lvl w:ilvl="3" w:tplc="0405000F" w:tentative="1">
      <w:start w:val="1"/>
      <w:numFmt w:val="decimal"/>
      <w:lvlText w:val="%4."/>
      <w:lvlJc w:val="left"/>
      <w:pPr>
        <w:ind w:left="2521" w:hanging="360"/>
      </w:pPr>
    </w:lvl>
    <w:lvl w:ilvl="4" w:tplc="04050019" w:tentative="1">
      <w:start w:val="1"/>
      <w:numFmt w:val="lowerLetter"/>
      <w:lvlText w:val="%5."/>
      <w:lvlJc w:val="left"/>
      <w:pPr>
        <w:ind w:left="3241" w:hanging="360"/>
      </w:pPr>
    </w:lvl>
    <w:lvl w:ilvl="5" w:tplc="0405001B" w:tentative="1">
      <w:start w:val="1"/>
      <w:numFmt w:val="lowerRoman"/>
      <w:lvlText w:val="%6."/>
      <w:lvlJc w:val="right"/>
      <w:pPr>
        <w:ind w:left="3961" w:hanging="180"/>
      </w:pPr>
    </w:lvl>
    <w:lvl w:ilvl="6" w:tplc="0405000F" w:tentative="1">
      <w:start w:val="1"/>
      <w:numFmt w:val="decimal"/>
      <w:lvlText w:val="%7."/>
      <w:lvlJc w:val="left"/>
      <w:pPr>
        <w:ind w:left="4681" w:hanging="360"/>
      </w:pPr>
    </w:lvl>
    <w:lvl w:ilvl="7" w:tplc="04050019" w:tentative="1">
      <w:start w:val="1"/>
      <w:numFmt w:val="lowerLetter"/>
      <w:lvlText w:val="%8."/>
      <w:lvlJc w:val="left"/>
      <w:pPr>
        <w:ind w:left="5401" w:hanging="360"/>
      </w:pPr>
    </w:lvl>
    <w:lvl w:ilvl="8" w:tplc="0405001B" w:tentative="1">
      <w:start w:val="1"/>
      <w:numFmt w:val="lowerRoman"/>
      <w:lvlText w:val="%9."/>
      <w:lvlJc w:val="right"/>
      <w:pPr>
        <w:ind w:left="6121" w:hanging="180"/>
      </w:pPr>
    </w:lvl>
  </w:abstractNum>
  <w:abstractNum w:abstractNumId="24" w15:restartNumberingAfterBreak="0">
    <w:nsid w:val="412A27FE"/>
    <w:multiLevelType w:val="hybridMultilevel"/>
    <w:tmpl w:val="E07CB4FE"/>
    <w:lvl w:ilvl="0" w:tplc="EEC82AF6">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start w:val="1"/>
      <w:numFmt w:val="lowerLetter"/>
      <w:lvlText w:val="%2."/>
      <w:lvlJc w:val="left"/>
      <w:pPr>
        <w:ind w:left="1440" w:hanging="360"/>
      </w:pPr>
    </w:lvl>
    <w:lvl w:ilvl="2" w:tplc="2308718A">
      <w:start w:val="1"/>
      <w:numFmt w:val="lowerLetter"/>
      <w:lvlText w:val="%3)"/>
      <w:lvlJc w:val="left"/>
      <w:pPr>
        <w:ind w:left="2340" w:hanging="360"/>
      </w:pPr>
      <w:rPr>
        <w:rFonts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41AF1557"/>
    <w:multiLevelType w:val="hybridMultilevel"/>
    <w:tmpl w:val="A5D0890C"/>
    <w:lvl w:ilvl="0" w:tplc="25C8B4DA">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424E68F6"/>
    <w:multiLevelType w:val="hybridMultilevel"/>
    <w:tmpl w:val="F8EAC354"/>
    <w:lvl w:ilvl="0" w:tplc="15CC7108">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44EA0CED"/>
    <w:multiLevelType w:val="multilevel"/>
    <w:tmpl w:val="FFFFFFFF"/>
    <w:lvl w:ilvl="0">
      <w:start w:val="1"/>
      <w:numFmt w:val="lowerLetter"/>
      <w:lvlText w:val="%1)"/>
      <w:lvlJc w:val="left"/>
      <w:pPr>
        <w:ind w:left="1475" w:firstLine="284"/>
      </w:pPr>
      <w:rPr>
        <w:rFonts w:cs="Times New Roman"/>
        <w:vertAlign w:val="baseline"/>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8" w15:restartNumberingAfterBreak="0">
    <w:nsid w:val="476419EF"/>
    <w:multiLevelType w:val="hybridMultilevel"/>
    <w:tmpl w:val="F1AE447E"/>
    <w:lvl w:ilvl="0" w:tplc="E3107322">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49FB658B"/>
    <w:multiLevelType w:val="hybridMultilevel"/>
    <w:tmpl w:val="93581B1C"/>
    <w:lvl w:ilvl="0" w:tplc="80E0936A">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4C8F3D6D"/>
    <w:multiLevelType w:val="hybridMultilevel"/>
    <w:tmpl w:val="B9DE237C"/>
    <w:lvl w:ilvl="0" w:tplc="A21E0B96">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510C0D16"/>
    <w:multiLevelType w:val="multilevel"/>
    <w:tmpl w:val="FFFFFFFF"/>
    <w:lvl w:ilvl="0">
      <w:start w:val="1"/>
      <w:numFmt w:val="lowerLetter"/>
      <w:lvlText w:val="%1)"/>
      <w:lvlJc w:val="left"/>
      <w:pPr>
        <w:ind w:left="1475" w:firstLine="284"/>
      </w:pPr>
      <w:rPr>
        <w:rFonts w:cs="Times New Roman"/>
        <w:vertAlign w:val="baseline"/>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2" w15:restartNumberingAfterBreak="0">
    <w:nsid w:val="51CC51D0"/>
    <w:multiLevelType w:val="singleLevel"/>
    <w:tmpl w:val="E1EA8444"/>
    <w:lvl w:ilvl="0">
      <w:start w:val="1"/>
      <w:numFmt w:val="lowerLetter"/>
      <w:lvlText w:val="%1)"/>
      <w:legacy w:legacy="1" w:legacySpace="0" w:legacyIndent="283"/>
      <w:lvlJc w:val="left"/>
      <w:pPr>
        <w:ind w:left="567" w:hanging="283"/>
      </w:pPr>
    </w:lvl>
  </w:abstractNum>
  <w:abstractNum w:abstractNumId="33" w15:restartNumberingAfterBreak="0">
    <w:nsid w:val="52B5353E"/>
    <w:multiLevelType w:val="hybridMultilevel"/>
    <w:tmpl w:val="F72A896A"/>
    <w:lvl w:ilvl="0" w:tplc="4E2A348A">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586A34D5"/>
    <w:multiLevelType w:val="singleLevel"/>
    <w:tmpl w:val="E1EA8444"/>
    <w:lvl w:ilvl="0">
      <w:start w:val="1"/>
      <w:numFmt w:val="lowerLetter"/>
      <w:lvlText w:val="%1)"/>
      <w:legacy w:legacy="1" w:legacySpace="0" w:legacyIndent="283"/>
      <w:lvlJc w:val="left"/>
      <w:pPr>
        <w:ind w:left="567" w:hanging="283"/>
      </w:pPr>
    </w:lvl>
  </w:abstractNum>
  <w:abstractNum w:abstractNumId="35" w15:restartNumberingAfterBreak="0">
    <w:nsid w:val="587F5B1D"/>
    <w:multiLevelType w:val="hybridMultilevel"/>
    <w:tmpl w:val="41863D22"/>
    <w:lvl w:ilvl="0" w:tplc="BEB82FAC">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59555036"/>
    <w:multiLevelType w:val="hybridMultilevel"/>
    <w:tmpl w:val="E8523C6E"/>
    <w:lvl w:ilvl="0" w:tplc="B4E677E4">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59640AA0"/>
    <w:multiLevelType w:val="hybridMultilevel"/>
    <w:tmpl w:val="88A4A5E0"/>
    <w:lvl w:ilvl="0" w:tplc="0C3C9BD4">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8" w15:restartNumberingAfterBreak="0">
    <w:nsid w:val="5C1E3EAF"/>
    <w:multiLevelType w:val="hybridMultilevel"/>
    <w:tmpl w:val="41863D22"/>
    <w:lvl w:ilvl="0" w:tplc="BEB82FAC">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5E890490"/>
    <w:multiLevelType w:val="hybridMultilevel"/>
    <w:tmpl w:val="8992164E"/>
    <w:lvl w:ilvl="0" w:tplc="13BA40DC">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0" w15:restartNumberingAfterBreak="0">
    <w:nsid w:val="5F7255BE"/>
    <w:multiLevelType w:val="multilevel"/>
    <w:tmpl w:val="2904D832"/>
    <w:lvl w:ilvl="0">
      <w:start w:val="1"/>
      <w:numFmt w:val="lowerLetter"/>
      <w:lvlText w:val="%1)"/>
      <w:lvlJc w:val="left"/>
      <w:pPr>
        <w:ind w:left="1977" w:hanging="360"/>
      </w:pPr>
      <w:rPr>
        <w:rFonts w:hint="default"/>
      </w:rPr>
    </w:lvl>
    <w:lvl w:ilvl="1" w:tentative="1">
      <w:start w:val="1"/>
      <w:numFmt w:val="lowerLetter"/>
      <w:lvlText w:val="%2."/>
      <w:lvlJc w:val="left"/>
      <w:pPr>
        <w:ind w:left="2697" w:hanging="360"/>
      </w:pPr>
    </w:lvl>
    <w:lvl w:ilvl="2" w:tentative="1">
      <w:start w:val="1"/>
      <w:numFmt w:val="lowerRoman"/>
      <w:lvlText w:val="%3."/>
      <w:lvlJc w:val="right"/>
      <w:pPr>
        <w:ind w:left="3417" w:hanging="180"/>
      </w:pPr>
    </w:lvl>
    <w:lvl w:ilvl="3" w:tentative="1">
      <w:start w:val="1"/>
      <w:numFmt w:val="decimal"/>
      <w:lvlText w:val="%4."/>
      <w:lvlJc w:val="left"/>
      <w:pPr>
        <w:ind w:left="4137" w:hanging="360"/>
      </w:pPr>
    </w:lvl>
    <w:lvl w:ilvl="4" w:tentative="1">
      <w:start w:val="1"/>
      <w:numFmt w:val="lowerLetter"/>
      <w:lvlText w:val="%5."/>
      <w:lvlJc w:val="left"/>
      <w:pPr>
        <w:ind w:left="4857" w:hanging="360"/>
      </w:pPr>
    </w:lvl>
    <w:lvl w:ilvl="5" w:tentative="1">
      <w:start w:val="1"/>
      <w:numFmt w:val="lowerRoman"/>
      <w:lvlText w:val="%6."/>
      <w:lvlJc w:val="right"/>
      <w:pPr>
        <w:ind w:left="5577" w:hanging="180"/>
      </w:pPr>
    </w:lvl>
    <w:lvl w:ilvl="6" w:tentative="1">
      <w:start w:val="1"/>
      <w:numFmt w:val="decimal"/>
      <w:lvlText w:val="%7."/>
      <w:lvlJc w:val="left"/>
      <w:pPr>
        <w:ind w:left="6297" w:hanging="360"/>
      </w:pPr>
    </w:lvl>
    <w:lvl w:ilvl="7" w:tentative="1">
      <w:start w:val="1"/>
      <w:numFmt w:val="lowerLetter"/>
      <w:lvlText w:val="%8."/>
      <w:lvlJc w:val="left"/>
      <w:pPr>
        <w:ind w:left="7017" w:hanging="360"/>
      </w:pPr>
    </w:lvl>
    <w:lvl w:ilvl="8" w:tentative="1">
      <w:start w:val="1"/>
      <w:numFmt w:val="lowerRoman"/>
      <w:lvlText w:val="%9."/>
      <w:lvlJc w:val="right"/>
      <w:pPr>
        <w:ind w:left="7737" w:hanging="180"/>
      </w:pPr>
    </w:lvl>
  </w:abstractNum>
  <w:abstractNum w:abstractNumId="41" w15:restartNumberingAfterBreak="0">
    <w:nsid w:val="603F0A31"/>
    <w:multiLevelType w:val="hybridMultilevel"/>
    <w:tmpl w:val="49C6941A"/>
    <w:lvl w:ilvl="0" w:tplc="46569D18">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615E2DAD"/>
    <w:multiLevelType w:val="hybridMultilevel"/>
    <w:tmpl w:val="404C0D76"/>
    <w:lvl w:ilvl="0" w:tplc="B64866FA">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62D24E46"/>
    <w:multiLevelType w:val="singleLevel"/>
    <w:tmpl w:val="E1EA8444"/>
    <w:lvl w:ilvl="0">
      <w:start w:val="1"/>
      <w:numFmt w:val="lowerLetter"/>
      <w:lvlText w:val="%1)"/>
      <w:legacy w:legacy="1" w:legacySpace="0" w:legacyIndent="283"/>
      <w:lvlJc w:val="left"/>
      <w:pPr>
        <w:ind w:left="567" w:hanging="283"/>
      </w:pPr>
    </w:lvl>
  </w:abstractNum>
  <w:abstractNum w:abstractNumId="44" w15:restartNumberingAfterBreak="0">
    <w:nsid w:val="6A8946E4"/>
    <w:multiLevelType w:val="hybridMultilevel"/>
    <w:tmpl w:val="A5D0890C"/>
    <w:lvl w:ilvl="0" w:tplc="25C8B4DA">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6AAF1A1F"/>
    <w:multiLevelType w:val="multilevel"/>
    <w:tmpl w:val="048EFB80"/>
    <w:lvl w:ilvl="0">
      <w:start w:val="1"/>
      <w:numFmt w:val="decimal"/>
      <w:isLgl/>
      <w:lvlText w:val="(%1)"/>
      <w:lvlJc w:val="left"/>
      <w:pPr>
        <w:tabs>
          <w:tab w:val="num" w:pos="782"/>
        </w:tabs>
        <w:ind w:left="0" w:firstLine="425"/>
      </w:pPr>
    </w:lvl>
    <w:lvl w:ilvl="1">
      <w:start w:val="1"/>
      <w:numFmt w:val="lowerLetter"/>
      <w:lvlText w:val="%2)"/>
      <w:lvlJc w:val="left"/>
      <w:pPr>
        <w:tabs>
          <w:tab w:val="num" w:pos="425"/>
        </w:tabs>
        <w:ind w:left="425" w:hanging="425"/>
      </w:pPr>
    </w:lvl>
    <w:lvl w:ilvl="2">
      <w:start w:val="1"/>
      <w:numFmt w:val="decimal"/>
      <w:isLgl/>
      <w:lvlText w:val="%3."/>
      <w:lvlJc w:val="left"/>
      <w:pPr>
        <w:tabs>
          <w:tab w:val="num" w:pos="850"/>
        </w:tabs>
        <w:ind w:left="850" w:hanging="425"/>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520"/>
        </w:tabs>
        <w:ind w:left="2160" w:hanging="360"/>
      </w:pPr>
    </w:lvl>
    <w:lvl w:ilvl="6">
      <w:start w:val="1"/>
      <w:numFmt w:val="decimal"/>
      <w:pStyle w:val="Textodstavce"/>
      <w:lvlText w:val="(%7)"/>
      <w:lvlJc w:val="left"/>
      <w:pPr>
        <w:tabs>
          <w:tab w:val="num" w:pos="785"/>
        </w:tabs>
        <w:ind w:left="0" w:firstLine="425"/>
      </w:pPr>
    </w:lvl>
    <w:lvl w:ilvl="7">
      <w:start w:val="1"/>
      <w:numFmt w:val="lowerLetter"/>
      <w:pStyle w:val="Textpsmene"/>
      <w:lvlText w:val="%8)"/>
      <w:lvlJc w:val="left"/>
      <w:pPr>
        <w:tabs>
          <w:tab w:val="num" w:pos="425"/>
        </w:tabs>
        <w:ind w:left="425" w:hanging="425"/>
      </w:pPr>
    </w:lvl>
    <w:lvl w:ilvl="8">
      <w:start w:val="1"/>
      <w:numFmt w:val="decimal"/>
      <w:pStyle w:val="Textbodu"/>
      <w:lvlText w:val="%9."/>
      <w:lvlJc w:val="left"/>
      <w:pPr>
        <w:tabs>
          <w:tab w:val="num" w:pos="851"/>
        </w:tabs>
        <w:ind w:left="851" w:hanging="426"/>
      </w:pPr>
    </w:lvl>
  </w:abstractNum>
  <w:abstractNum w:abstractNumId="46" w15:restartNumberingAfterBreak="0">
    <w:nsid w:val="6C0A0B9D"/>
    <w:multiLevelType w:val="hybridMultilevel"/>
    <w:tmpl w:val="2F5E879C"/>
    <w:lvl w:ilvl="0" w:tplc="D00E3208">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6C664152"/>
    <w:multiLevelType w:val="multilevel"/>
    <w:tmpl w:val="2F0E8DC8"/>
    <w:lvl w:ilvl="0">
      <w:start w:val="1"/>
      <w:numFmt w:val="lowerLetter"/>
      <w:lvlText w:val="%1)"/>
      <w:lvlJc w:val="left"/>
      <w:pPr>
        <w:ind w:left="1276" w:hanging="283"/>
      </w:pPr>
    </w:lvl>
    <w:lvl w:ilvl="1" w:tentative="1">
      <w:start w:val="1"/>
      <w:numFmt w:val="lowerLetter"/>
      <w:lvlText w:val="%2."/>
      <w:lvlJc w:val="left"/>
      <w:pPr>
        <w:ind w:left="13904" w:hanging="360"/>
      </w:pPr>
    </w:lvl>
    <w:lvl w:ilvl="2" w:tentative="1">
      <w:start w:val="1"/>
      <w:numFmt w:val="lowerRoman"/>
      <w:lvlText w:val="%3."/>
      <w:lvlJc w:val="right"/>
      <w:pPr>
        <w:ind w:left="14624" w:hanging="180"/>
      </w:pPr>
    </w:lvl>
    <w:lvl w:ilvl="3" w:tentative="1">
      <w:start w:val="1"/>
      <w:numFmt w:val="decimal"/>
      <w:lvlText w:val="%4."/>
      <w:lvlJc w:val="left"/>
      <w:pPr>
        <w:ind w:left="15344" w:hanging="360"/>
      </w:pPr>
    </w:lvl>
    <w:lvl w:ilvl="4" w:tentative="1">
      <w:start w:val="1"/>
      <w:numFmt w:val="lowerLetter"/>
      <w:lvlText w:val="%5."/>
      <w:lvlJc w:val="left"/>
      <w:pPr>
        <w:ind w:left="16064" w:hanging="360"/>
      </w:pPr>
    </w:lvl>
    <w:lvl w:ilvl="5" w:tentative="1">
      <w:start w:val="1"/>
      <w:numFmt w:val="lowerRoman"/>
      <w:lvlText w:val="%6."/>
      <w:lvlJc w:val="right"/>
      <w:pPr>
        <w:ind w:left="16784" w:hanging="180"/>
      </w:pPr>
    </w:lvl>
    <w:lvl w:ilvl="6" w:tentative="1">
      <w:start w:val="1"/>
      <w:numFmt w:val="decimal"/>
      <w:lvlText w:val="%7."/>
      <w:lvlJc w:val="left"/>
      <w:pPr>
        <w:ind w:left="17504" w:hanging="360"/>
      </w:pPr>
    </w:lvl>
    <w:lvl w:ilvl="7" w:tentative="1">
      <w:start w:val="1"/>
      <w:numFmt w:val="lowerLetter"/>
      <w:lvlText w:val="%8."/>
      <w:lvlJc w:val="left"/>
      <w:pPr>
        <w:ind w:left="18224" w:hanging="360"/>
      </w:pPr>
    </w:lvl>
    <w:lvl w:ilvl="8" w:tentative="1">
      <w:start w:val="1"/>
      <w:numFmt w:val="lowerRoman"/>
      <w:lvlText w:val="%9."/>
      <w:lvlJc w:val="right"/>
      <w:pPr>
        <w:ind w:left="18944" w:hanging="180"/>
      </w:pPr>
    </w:lvl>
  </w:abstractNum>
  <w:abstractNum w:abstractNumId="48" w15:restartNumberingAfterBreak="0">
    <w:nsid w:val="6DD25969"/>
    <w:multiLevelType w:val="hybridMultilevel"/>
    <w:tmpl w:val="FCC2482E"/>
    <w:lvl w:ilvl="0" w:tplc="7848F418">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6E8B216A"/>
    <w:multiLevelType w:val="hybridMultilevel"/>
    <w:tmpl w:val="0F00C95C"/>
    <w:lvl w:ilvl="0" w:tplc="60006FE2">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0" w15:restartNumberingAfterBreak="0">
    <w:nsid w:val="6FA739B1"/>
    <w:multiLevelType w:val="hybridMultilevel"/>
    <w:tmpl w:val="89B43DE0"/>
    <w:lvl w:ilvl="0" w:tplc="19E6D84A">
      <w:start w:val="1"/>
      <w:numFmt w:val="decimal"/>
      <w:lvlText w:val="(%1) "/>
      <w:lvlJc w:val="left"/>
      <w:pPr>
        <w:ind w:left="644"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1" w15:restartNumberingAfterBreak="0">
    <w:nsid w:val="7120290D"/>
    <w:multiLevelType w:val="hybridMultilevel"/>
    <w:tmpl w:val="AAFC32A8"/>
    <w:lvl w:ilvl="0" w:tplc="D1845D32">
      <w:start w:val="1"/>
      <w:numFmt w:val="decimal"/>
      <w:lvlText w:val="(%1) "/>
      <w:lvlJc w:val="left"/>
      <w:pPr>
        <w:ind w:left="1171"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891" w:hanging="360"/>
      </w:pPr>
    </w:lvl>
    <w:lvl w:ilvl="2" w:tplc="0405001B" w:tentative="1">
      <w:start w:val="1"/>
      <w:numFmt w:val="lowerRoman"/>
      <w:lvlText w:val="%3."/>
      <w:lvlJc w:val="right"/>
      <w:pPr>
        <w:ind w:left="2611" w:hanging="180"/>
      </w:pPr>
    </w:lvl>
    <w:lvl w:ilvl="3" w:tplc="0405000F" w:tentative="1">
      <w:start w:val="1"/>
      <w:numFmt w:val="decimal"/>
      <w:lvlText w:val="%4."/>
      <w:lvlJc w:val="left"/>
      <w:pPr>
        <w:ind w:left="3331" w:hanging="360"/>
      </w:pPr>
    </w:lvl>
    <w:lvl w:ilvl="4" w:tplc="04050019" w:tentative="1">
      <w:start w:val="1"/>
      <w:numFmt w:val="lowerLetter"/>
      <w:lvlText w:val="%5."/>
      <w:lvlJc w:val="left"/>
      <w:pPr>
        <w:ind w:left="4051" w:hanging="360"/>
      </w:pPr>
    </w:lvl>
    <w:lvl w:ilvl="5" w:tplc="0405001B" w:tentative="1">
      <w:start w:val="1"/>
      <w:numFmt w:val="lowerRoman"/>
      <w:lvlText w:val="%6."/>
      <w:lvlJc w:val="right"/>
      <w:pPr>
        <w:ind w:left="4771" w:hanging="180"/>
      </w:pPr>
    </w:lvl>
    <w:lvl w:ilvl="6" w:tplc="0405000F" w:tentative="1">
      <w:start w:val="1"/>
      <w:numFmt w:val="decimal"/>
      <w:lvlText w:val="%7."/>
      <w:lvlJc w:val="left"/>
      <w:pPr>
        <w:ind w:left="5491" w:hanging="360"/>
      </w:pPr>
    </w:lvl>
    <w:lvl w:ilvl="7" w:tplc="04050019" w:tentative="1">
      <w:start w:val="1"/>
      <w:numFmt w:val="lowerLetter"/>
      <w:lvlText w:val="%8."/>
      <w:lvlJc w:val="left"/>
      <w:pPr>
        <w:ind w:left="6211" w:hanging="360"/>
      </w:pPr>
    </w:lvl>
    <w:lvl w:ilvl="8" w:tplc="0405001B" w:tentative="1">
      <w:start w:val="1"/>
      <w:numFmt w:val="lowerRoman"/>
      <w:lvlText w:val="%9."/>
      <w:lvlJc w:val="right"/>
      <w:pPr>
        <w:ind w:left="6931" w:hanging="180"/>
      </w:pPr>
    </w:lvl>
  </w:abstractNum>
  <w:abstractNum w:abstractNumId="52" w15:restartNumberingAfterBreak="0">
    <w:nsid w:val="73F14078"/>
    <w:multiLevelType w:val="hybridMultilevel"/>
    <w:tmpl w:val="22407128"/>
    <w:lvl w:ilvl="0" w:tplc="8D16F970">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3" w15:restartNumberingAfterBreak="0">
    <w:nsid w:val="760163BC"/>
    <w:multiLevelType w:val="hybridMultilevel"/>
    <w:tmpl w:val="EE468320"/>
    <w:lvl w:ilvl="0" w:tplc="CC1E39F2">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4" w15:restartNumberingAfterBreak="0">
    <w:nsid w:val="7A6B3D4B"/>
    <w:multiLevelType w:val="hybridMultilevel"/>
    <w:tmpl w:val="2D5CAD54"/>
    <w:lvl w:ilvl="0" w:tplc="0284DC04">
      <w:start w:val="1"/>
      <w:numFmt w:val="decimal"/>
      <w:lvlText w:val="(%1) "/>
      <w:lvlJc w:val="left"/>
      <w:pPr>
        <w:ind w:left="720" w:hanging="360"/>
      </w:pPr>
      <w:rPr>
        <w:rFonts w:asciiTheme="minorHAnsi" w:hAnsiTheme="minorHAnsi" w:cstheme="minorHAnsi" w:hint="default"/>
        <w:b w:val="0"/>
        <w:i w:val="0"/>
        <w:strike w:val="0"/>
        <w:dstrike w:val="0"/>
        <w:color w:val="000000"/>
        <w:sz w:val="22"/>
        <w:szCs w:val="22"/>
        <w:u w:val="none" w:color="000000"/>
        <w:vertAlign w:val="baselin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7E2056AE"/>
    <w:multiLevelType w:val="singleLevel"/>
    <w:tmpl w:val="19BA58F2"/>
    <w:lvl w:ilvl="0">
      <w:start w:val="1"/>
      <w:numFmt w:val="lowerLetter"/>
      <w:lvlText w:val="%1)"/>
      <w:legacy w:legacy="1" w:legacySpace="0" w:legacyIndent="283"/>
      <w:lvlJc w:val="left"/>
      <w:pPr>
        <w:ind w:left="567" w:hanging="283"/>
      </w:pPr>
    </w:lvl>
  </w:abstractNum>
  <w:num w:numId="1" w16cid:durableId="503672854">
    <w:abstractNumId w:val="47"/>
  </w:num>
  <w:num w:numId="2" w16cid:durableId="101850515">
    <w:abstractNumId w:val="18"/>
  </w:num>
  <w:num w:numId="3" w16cid:durableId="2017027210">
    <w:abstractNumId w:val="34"/>
  </w:num>
  <w:num w:numId="4" w16cid:durableId="761491742">
    <w:abstractNumId w:val="5"/>
  </w:num>
  <w:num w:numId="5" w16cid:durableId="840699418">
    <w:abstractNumId w:val="32"/>
  </w:num>
  <w:num w:numId="6" w16cid:durableId="822161447">
    <w:abstractNumId w:val="43"/>
  </w:num>
  <w:num w:numId="7" w16cid:durableId="1442216157">
    <w:abstractNumId w:val="10"/>
  </w:num>
  <w:num w:numId="8" w16cid:durableId="1061706612">
    <w:abstractNumId w:val="55"/>
  </w:num>
  <w:num w:numId="9" w16cid:durableId="1658345287">
    <w:abstractNumId w:val="33"/>
  </w:num>
  <w:num w:numId="10" w16cid:durableId="2092316232">
    <w:abstractNumId w:val="12"/>
  </w:num>
  <w:num w:numId="11" w16cid:durableId="1482890923">
    <w:abstractNumId w:val="15"/>
  </w:num>
  <w:num w:numId="12" w16cid:durableId="138230724">
    <w:abstractNumId w:val="29"/>
  </w:num>
  <w:num w:numId="13" w16cid:durableId="5256163">
    <w:abstractNumId w:val="26"/>
  </w:num>
  <w:num w:numId="14" w16cid:durableId="664673442">
    <w:abstractNumId w:val="53"/>
  </w:num>
  <w:num w:numId="15" w16cid:durableId="677073872">
    <w:abstractNumId w:val="3"/>
  </w:num>
  <w:num w:numId="16" w16cid:durableId="1255090077">
    <w:abstractNumId w:val="48"/>
  </w:num>
  <w:num w:numId="17" w16cid:durableId="1938631926">
    <w:abstractNumId w:val="50"/>
  </w:num>
  <w:num w:numId="18" w16cid:durableId="1426222572">
    <w:abstractNumId w:val="36"/>
  </w:num>
  <w:num w:numId="19" w16cid:durableId="878706733">
    <w:abstractNumId w:val="39"/>
  </w:num>
  <w:num w:numId="20" w16cid:durableId="432020886">
    <w:abstractNumId w:val="13"/>
  </w:num>
  <w:num w:numId="21" w16cid:durableId="1401831785">
    <w:abstractNumId w:val="35"/>
  </w:num>
  <w:num w:numId="22" w16cid:durableId="804812474">
    <w:abstractNumId w:val="22"/>
  </w:num>
  <w:num w:numId="23" w16cid:durableId="1978874922">
    <w:abstractNumId w:val="25"/>
  </w:num>
  <w:num w:numId="24" w16cid:durableId="2022662787">
    <w:abstractNumId w:val="9"/>
  </w:num>
  <w:num w:numId="25" w16cid:durableId="996956411">
    <w:abstractNumId w:val="21"/>
  </w:num>
  <w:num w:numId="26" w16cid:durableId="1727216304">
    <w:abstractNumId w:val="0"/>
  </w:num>
  <w:num w:numId="27" w16cid:durableId="1629123253">
    <w:abstractNumId w:val="28"/>
  </w:num>
  <w:num w:numId="28" w16cid:durableId="484202143">
    <w:abstractNumId w:val="40"/>
  </w:num>
  <w:num w:numId="29" w16cid:durableId="605036655">
    <w:abstractNumId w:val="45"/>
  </w:num>
  <w:num w:numId="30" w16cid:durableId="417213153">
    <w:abstractNumId w:val="30"/>
  </w:num>
  <w:num w:numId="31" w16cid:durableId="1821001692">
    <w:abstractNumId w:val="23"/>
  </w:num>
  <w:num w:numId="32" w16cid:durableId="1831679170">
    <w:abstractNumId w:val="27"/>
  </w:num>
  <w:num w:numId="33" w16cid:durableId="369575190">
    <w:abstractNumId w:val="31"/>
  </w:num>
  <w:num w:numId="34" w16cid:durableId="512571368">
    <w:abstractNumId w:val="49"/>
  </w:num>
  <w:num w:numId="35" w16cid:durableId="303898392">
    <w:abstractNumId w:val="4"/>
  </w:num>
  <w:num w:numId="36" w16cid:durableId="1802966116">
    <w:abstractNumId w:val="51"/>
  </w:num>
  <w:num w:numId="37" w16cid:durableId="1862742680">
    <w:abstractNumId w:val="8"/>
  </w:num>
  <w:num w:numId="38" w16cid:durableId="1324427548">
    <w:abstractNumId w:val="46"/>
  </w:num>
  <w:num w:numId="39" w16cid:durableId="858078654">
    <w:abstractNumId w:val="54"/>
  </w:num>
  <w:num w:numId="40" w16cid:durableId="1931811673">
    <w:abstractNumId w:val="16"/>
  </w:num>
  <w:num w:numId="41" w16cid:durableId="100608913">
    <w:abstractNumId w:val="2"/>
  </w:num>
  <w:num w:numId="42" w16cid:durableId="2104839730">
    <w:abstractNumId w:val="1"/>
  </w:num>
  <w:num w:numId="43" w16cid:durableId="40248245">
    <w:abstractNumId w:val="19"/>
  </w:num>
  <w:num w:numId="44" w16cid:durableId="1782262963">
    <w:abstractNumId w:val="42"/>
  </w:num>
  <w:num w:numId="45" w16cid:durableId="27680737">
    <w:abstractNumId w:val="52"/>
  </w:num>
  <w:num w:numId="46" w16cid:durableId="1844084336">
    <w:abstractNumId w:val="41"/>
  </w:num>
  <w:num w:numId="47" w16cid:durableId="1712726907">
    <w:abstractNumId w:val="17"/>
  </w:num>
  <w:num w:numId="48" w16cid:durableId="416633934">
    <w:abstractNumId w:val="7"/>
  </w:num>
  <w:num w:numId="49" w16cid:durableId="741756266">
    <w:abstractNumId w:val="6"/>
  </w:num>
  <w:num w:numId="50" w16cid:durableId="48653056">
    <w:abstractNumId w:val="14"/>
  </w:num>
  <w:num w:numId="51" w16cid:durableId="556817293">
    <w:abstractNumId w:val="37"/>
  </w:num>
  <w:num w:numId="52" w16cid:durableId="538467799">
    <w:abstractNumId w:val="38"/>
  </w:num>
  <w:num w:numId="53" w16cid:durableId="1819421184">
    <w:abstractNumId w:val="11"/>
  </w:num>
  <w:num w:numId="54" w16cid:durableId="1280264613">
    <w:abstractNumId w:val="44"/>
  </w:num>
  <w:num w:numId="55" w16cid:durableId="54427570">
    <w:abstractNumId w:val="20"/>
  </w:num>
  <w:num w:numId="56" w16cid:durableId="5203156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078705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5009104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7759930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0602780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279177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19592659">
    <w:abstractNumId w:val="24"/>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usáková Barbora">
    <w15:presenceInfo w15:providerId="None" w15:userId="Klusáková Barbora"/>
  </w15:person>
  <w15:person w15:author="Zeman, Jan">
    <w15:presenceInfo w15:providerId="AD" w15:userId="S::zemanjan@cvut.cz::f1ce63bf-6752-4891-833f-4b0165fbad65"/>
  </w15:person>
  <w15:person w15:author="Klusakova, Barbora">
    <w15:presenceInfo w15:providerId="AD" w15:userId="S::klusaba1@cvut.cz::e272a2db-199b-465a-9fd6-b3eb97c67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93"/>
    <w:rsid w:val="00016E70"/>
    <w:rsid w:val="00022297"/>
    <w:rsid w:val="00024BF4"/>
    <w:rsid w:val="000277D4"/>
    <w:rsid w:val="0003445A"/>
    <w:rsid w:val="00037879"/>
    <w:rsid w:val="00037A64"/>
    <w:rsid w:val="00046CFE"/>
    <w:rsid w:val="0004706F"/>
    <w:rsid w:val="0004793E"/>
    <w:rsid w:val="00056B81"/>
    <w:rsid w:val="0006084F"/>
    <w:rsid w:val="00061EB3"/>
    <w:rsid w:val="00070C77"/>
    <w:rsid w:val="000758A6"/>
    <w:rsid w:val="00076BFF"/>
    <w:rsid w:val="000775F4"/>
    <w:rsid w:val="00080B29"/>
    <w:rsid w:val="00080B59"/>
    <w:rsid w:val="00091368"/>
    <w:rsid w:val="00095C28"/>
    <w:rsid w:val="00096633"/>
    <w:rsid w:val="00097107"/>
    <w:rsid w:val="000A03C0"/>
    <w:rsid w:val="000A4323"/>
    <w:rsid w:val="000A48BF"/>
    <w:rsid w:val="000A75CE"/>
    <w:rsid w:val="000B4CA4"/>
    <w:rsid w:val="000C4C7F"/>
    <w:rsid w:val="000C6729"/>
    <w:rsid w:val="000C7D2F"/>
    <w:rsid w:val="000D173F"/>
    <w:rsid w:val="000D24C8"/>
    <w:rsid w:val="000D2D8C"/>
    <w:rsid w:val="000D3E41"/>
    <w:rsid w:val="000D4611"/>
    <w:rsid w:val="000D7B03"/>
    <w:rsid w:val="000F217C"/>
    <w:rsid w:val="000F2DAE"/>
    <w:rsid w:val="000F4240"/>
    <w:rsid w:val="000F6FBA"/>
    <w:rsid w:val="001120B4"/>
    <w:rsid w:val="00114628"/>
    <w:rsid w:val="001174B0"/>
    <w:rsid w:val="00127B4B"/>
    <w:rsid w:val="0013707A"/>
    <w:rsid w:val="0014046C"/>
    <w:rsid w:val="00141908"/>
    <w:rsid w:val="00142CB3"/>
    <w:rsid w:val="001558ED"/>
    <w:rsid w:val="001645EB"/>
    <w:rsid w:val="001700BC"/>
    <w:rsid w:val="0017118B"/>
    <w:rsid w:val="001734C1"/>
    <w:rsid w:val="00176C87"/>
    <w:rsid w:val="00177027"/>
    <w:rsid w:val="00193267"/>
    <w:rsid w:val="001A0051"/>
    <w:rsid w:val="001A26BC"/>
    <w:rsid w:val="001A4855"/>
    <w:rsid w:val="001B5A14"/>
    <w:rsid w:val="001D1C2E"/>
    <w:rsid w:val="001D1F9E"/>
    <w:rsid w:val="001D21A3"/>
    <w:rsid w:val="001D418F"/>
    <w:rsid w:val="001D5FC1"/>
    <w:rsid w:val="001D7BDA"/>
    <w:rsid w:val="001E2A6E"/>
    <w:rsid w:val="001E4F80"/>
    <w:rsid w:val="001F1AB5"/>
    <w:rsid w:val="001F5186"/>
    <w:rsid w:val="00202579"/>
    <w:rsid w:val="00212A16"/>
    <w:rsid w:val="00212C4F"/>
    <w:rsid w:val="00213754"/>
    <w:rsid w:val="00214331"/>
    <w:rsid w:val="0021604E"/>
    <w:rsid w:val="00230249"/>
    <w:rsid w:val="00231BC6"/>
    <w:rsid w:val="0023326F"/>
    <w:rsid w:val="00236AF4"/>
    <w:rsid w:val="00243652"/>
    <w:rsid w:val="002443DC"/>
    <w:rsid w:val="00244DAD"/>
    <w:rsid w:val="0024604F"/>
    <w:rsid w:val="00265FC4"/>
    <w:rsid w:val="0026619D"/>
    <w:rsid w:val="00270C2D"/>
    <w:rsid w:val="0027302A"/>
    <w:rsid w:val="00275604"/>
    <w:rsid w:val="00275780"/>
    <w:rsid w:val="00277CF6"/>
    <w:rsid w:val="0028378A"/>
    <w:rsid w:val="00297BBF"/>
    <w:rsid w:val="002A3942"/>
    <w:rsid w:val="002A4F9B"/>
    <w:rsid w:val="002A50A1"/>
    <w:rsid w:val="002B1B66"/>
    <w:rsid w:val="002C099D"/>
    <w:rsid w:val="002C5CDC"/>
    <w:rsid w:val="002C77DB"/>
    <w:rsid w:val="002C7AC6"/>
    <w:rsid w:val="002D30CB"/>
    <w:rsid w:val="002E1B32"/>
    <w:rsid w:val="002E3DDF"/>
    <w:rsid w:val="002F0DC5"/>
    <w:rsid w:val="002F48EF"/>
    <w:rsid w:val="002F4EEC"/>
    <w:rsid w:val="002F6CA1"/>
    <w:rsid w:val="00302569"/>
    <w:rsid w:val="00311337"/>
    <w:rsid w:val="00311865"/>
    <w:rsid w:val="00312B00"/>
    <w:rsid w:val="003225E6"/>
    <w:rsid w:val="003237C6"/>
    <w:rsid w:val="003238E3"/>
    <w:rsid w:val="003259FD"/>
    <w:rsid w:val="00327AE0"/>
    <w:rsid w:val="00335EA9"/>
    <w:rsid w:val="00337FF0"/>
    <w:rsid w:val="00341704"/>
    <w:rsid w:val="0034406A"/>
    <w:rsid w:val="003500B0"/>
    <w:rsid w:val="003519E6"/>
    <w:rsid w:val="00355AA7"/>
    <w:rsid w:val="00357703"/>
    <w:rsid w:val="003858A1"/>
    <w:rsid w:val="00393BB6"/>
    <w:rsid w:val="003A6273"/>
    <w:rsid w:val="003A77D9"/>
    <w:rsid w:val="003B2123"/>
    <w:rsid w:val="003B23AB"/>
    <w:rsid w:val="003B279F"/>
    <w:rsid w:val="003B78C2"/>
    <w:rsid w:val="003C29F2"/>
    <w:rsid w:val="003C3A1E"/>
    <w:rsid w:val="003D2327"/>
    <w:rsid w:val="003D3141"/>
    <w:rsid w:val="003D40D9"/>
    <w:rsid w:val="003D4CA5"/>
    <w:rsid w:val="003E3892"/>
    <w:rsid w:val="00401798"/>
    <w:rsid w:val="004041DD"/>
    <w:rsid w:val="004124AA"/>
    <w:rsid w:val="00426AEF"/>
    <w:rsid w:val="00426EA2"/>
    <w:rsid w:val="004321C2"/>
    <w:rsid w:val="004336E8"/>
    <w:rsid w:val="00445DF2"/>
    <w:rsid w:val="0045009A"/>
    <w:rsid w:val="004514B2"/>
    <w:rsid w:val="00457187"/>
    <w:rsid w:val="00457DA5"/>
    <w:rsid w:val="0046327E"/>
    <w:rsid w:val="00477081"/>
    <w:rsid w:val="00477710"/>
    <w:rsid w:val="00477ACB"/>
    <w:rsid w:val="00480003"/>
    <w:rsid w:val="00485F24"/>
    <w:rsid w:val="00486925"/>
    <w:rsid w:val="00492670"/>
    <w:rsid w:val="00494A6F"/>
    <w:rsid w:val="004B3503"/>
    <w:rsid w:val="004C5470"/>
    <w:rsid w:val="004D0F49"/>
    <w:rsid w:val="004D59E0"/>
    <w:rsid w:val="004D7715"/>
    <w:rsid w:val="004D7D1E"/>
    <w:rsid w:val="004D7E12"/>
    <w:rsid w:val="004E1498"/>
    <w:rsid w:val="004E5ED0"/>
    <w:rsid w:val="004E77AF"/>
    <w:rsid w:val="004E78F6"/>
    <w:rsid w:val="004F02F8"/>
    <w:rsid w:val="004F2A22"/>
    <w:rsid w:val="00501055"/>
    <w:rsid w:val="005016D8"/>
    <w:rsid w:val="00501C86"/>
    <w:rsid w:val="00502B5E"/>
    <w:rsid w:val="0050682C"/>
    <w:rsid w:val="0051239A"/>
    <w:rsid w:val="00513082"/>
    <w:rsid w:val="00513686"/>
    <w:rsid w:val="0052014D"/>
    <w:rsid w:val="0052172C"/>
    <w:rsid w:val="005269E3"/>
    <w:rsid w:val="00535D14"/>
    <w:rsid w:val="00540785"/>
    <w:rsid w:val="00541C6B"/>
    <w:rsid w:val="00547681"/>
    <w:rsid w:val="005525C8"/>
    <w:rsid w:val="00560207"/>
    <w:rsid w:val="00566888"/>
    <w:rsid w:val="00567245"/>
    <w:rsid w:val="0057205F"/>
    <w:rsid w:val="005748A4"/>
    <w:rsid w:val="00576AA6"/>
    <w:rsid w:val="00580613"/>
    <w:rsid w:val="00582281"/>
    <w:rsid w:val="005862D2"/>
    <w:rsid w:val="00592E79"/>
    <w:rsid w:val="00595458"/>
    <w:rsid w:val="005973D7"/>
    <w:rsid w:val="005B1535"/>
    <w:rsid w:val="005B2C93"/>
    <w:rsid w:val="005B6E6B"/>
    <w:rsid w:val="005B7855"/>
    <w:rsid w:val="005C0970"/>
    <w:rsid w:val="005C0A79"/>
    <w:rsid w:val="005C0DD1"/>
    <w:rsid w:val="005C549E"/>
    <w:rsid w:val="005D12EF"/>
    <w:rsid w:val="005D245B"/>
    <w:rsid w:val="005D26A0"/>
    <w:rsid w:val="005D5CF9"/>
    <w:rsid w:val="005E051C"/>
    <w:rsid w:val="005E7540"/>
    <w:rsid w:val="00603B57"/>
    <w:rsid w:val="00605791"/>
    <w:rsid w:val="00607843"/>
    <w:rsid w:val="006107CC"/>
    <w:rsid w:val="00617815"/>
    <w:rsid w:val="00621A9F"/>
    <w:rsid w:val="006229F9"/>
    <w:rsid w:val="00624381"/>
    <w:rsid w:val="00626F4C"/>
    <w:rsid w:val="00633CA6"/>
    <w:rsid w:val="0064057F"/>
    <w:rsid w:val="006414C8"/>
    <w:rsid w:val="00643289"/>
    <w:rsid w:val="00652333"/>
    <w:rsid w:val="00653492"/>
    <w:rsid w:val="00656A80"/>
    <w:rsid w:val="00664DA6"/>
    <w:rsid w:val="00672E4C"/>
    <w:rsid w:val="00677148"/>
    <w:rsid w:val="006772C9"/>
    <w:rsid w:val="0068237F"/>
    <w:rsid w:val="00683928"/>
    <w:rsid w:val="00685D19"/>
    <w:rsid w:val="00691A39"/>
    <w:rsid w:val="006B17AC"/>
    <w:rsid w:val="006B59DC"/>
    <w:rsid w:val="006C1DFD"/>
    <w:rsid w:val="006C68E3"/>
    <w:rsid w:val="006C6E5C"/>
    <w:rsid w:val="006D1854"/>
    <w:rsid w:val="006D2149"/>
    <w:rsid w:val="006D438C"/>
    <w:rsid w:val="006D601C"/>
    <w:rsid w:val="006E053C"/>
    <w:rsid w:val="006E0FF5"/>
    <w:rsid w:val="006E363B"/>
    <w:rsid w:val="006F08F4"/>
    <w:rsid w:val="00707412"/>
    <w:rsid w:val="00715A6A"/>
    <w:rsid w:val="00716C37"/>
    <w:rsid w:val="00717004"/>
    <w:rsid w:val="00721994"/>
    <w:rsid w:val="0073208C"/>
    <w:rsid w:val="007323DE"/>
    <w:rsid w:val="007401A6"/>
    <w:rsid w:val="0074423E"/>
    <w:rsid w:val="00746ABB"/>
    <w:rsid w:val="0075136B"/>
    <w:rsid w:val="00756D16"/>
    <w:rsid w:val="007641BE"/>
    <w:rsid w:val="00765197"/>
    <w:rsid w:val="00767CCA"/>
    <w:rsid w:val="00774750"/>
    <w:rsid w:val="00780F59"/>
    <w:rsid w:val="00781492"/>
    <w:rsid w:val="007870CE"/>
    <w:rsid w:val="00787EF3"/>
    <w:rsid w:val="007931B7"/>
    <w:rsid w:val="00796D69"/>
    <w:rsid w:val="007A18E7"/>
    <w:rsid w:val="007C4EB0"/>
    <w:rsid w:val="007C5006"/>
    <w:rsid w:val="007D4B93"/>
    <w:rsid w:val="007D6E4F"/>
    <w:rsid w:val="007D76D8"/>
    <w:rsid w:val="007E7A4E"/>
    <w:rsid w:val="007F343A"/>
    <w:rsid w:val="0080185D"/>
    <w:rsid w:val="00805DD7"/>
    <w:rsid w:val="00805E5E"/>
    <w:rsid w:val="0080643D"/>
    <w:rsid w:val="008110B3"/>
    <w:rsid w:val="00811CBD"/>
    <w:rsid w:val="00814954"/>
    <w:rsid w:val="00814EAC"/>
    <w:rsid w:val="008211A8"/>
    <w:rsid w:val="00826017"/>
    <w:rsid w:val="00827423"/>
    <w:rsid w:val="00830B30"/>
    <w:rsid w:val="00834ADC"/>
    <w:rsid w:val="00835599"/>
    <w:rsid w:val="00845930"/>
    <w:rsid w:val="00851A34"/>
    <w:rsid w:val="00854498"/>
    <w:rsid w:val="008619D2"/>
    <w:rsid w:val="00865AF1"/>
    <w:rsid w:val="00866625"/>
    <w:rsid w:val="0086668B"/>
    <w:rsid w:val="00866F43"/>
    <w:rsid w:val="00867706"/>
    <w:rsid w:val="00872208"/>
    <w:rsid w:val="00876551"/>
    <w:rsid w:val="00877AE1"/>
    <w:rsid w:val="008A0986"/>
    <w:rsid w:val="008A50FC"/>
    <w:rsid w:val="008A5F71"/>
    <w:rsid w:val="008A61A8"/>
    <w:rsid w:val="008B21DC"/>
    <w:rsid w:val="008B7272"/>
    <w:rsid w:val="008C5AE8"/>
    <w:rsid w:val="008C79D3"/>
    <w:rsid w:val="008D6CFA"/>
    <w:rsid w:val="008D7F53"/>
    <w:rsid w:val="008F3773"/>
    <w:rsid w:val="009014F2"/>
    <w:rsid w:val="00904575"/>
    <w:rsid w:val="00905AF4"/>
    <w:rsid w:val="009109D7"/>
    <w:rsid w:val="00920061"/>
    <w:rsid w:val="00920179"/>
    <w:rsid w:val="009211FB"/>
    <w:rsid w:val="00923B3E"/>
    <w:rsid w:val="00923C7C"/>
    <w:rsid w:val="00924149"/>
    <w:rsid w:val="00942E7E"/>
    <w:rsid w:val="00945494"/>
    <w:rsid w:val="009456E7"/>
    <w:rsid w:val="0095576E"/>
    <w:rsid w:val="009614D1"/>
    <w:rsid w:val="00963019"/>
    <w:rsid w:val="00966933"/>
    <w:rsid w:val="00970B60"/>
    <w:rsid w:val="00971932"/>
    <w:rsid w:val="00974352"/>
    <w:rsid w:val="00975638"/>
    <w:rsid w:val="0098019E"/>
    <w:rsid w:val="00983C3C"/>
    <w:rsid w:val="009A126D"/>
    <w:rsid w:val="009A7864"/>
    <w:rsid w:val="009C2D9A"/>
    <w:rsid w:val="009C43A5"/>
    <w:rsid w:val="009C455F"/>
    <w:rsid w:val="009D2773"/>
    <w:rsid w:val="009E1442"/>
    <w:rsid w:val="009E1CB8"/>
    <w:rsid w:val="009E7051"/>
    <w:rsid w:val="009E793F"/>
    <w:rsid w:val="009F59C3"/>
    <w:rsid w:val="00A0011F"/>
    <w:rsid w:val="00A1175A"/>
    <w:rsid w:val="00A1301B"/>
    <w:rsid w:val="00A149F6"/>
    <w:rsid w:val="00A1630B"/>
    <w:rsid w:val="00A21183"/>
    <w:rsid w:val="00A235E9"/>
    <w:rsid w:val="00A2678B"/>
    <w:rsid w:val="00A26D09"/>
    <w:rsid w:val="00A33D4D"/>
    <w:rsid w:val="00A347C4"/>
    <w:rsid w:val="00A355F9"/>
    <w:rsid w:val="00A3639B"/>
    <w:rsid w:val="00A429AA"/>
    <w:rsid w:val="00A60FA0"/>
    <w:rsid w:val="00A672CD"/>
    <w:rsid w:val="00A75B19"/>
    <w:rsid w:val="00A83014"/>
    <w:rsid w:val="00A856D4"/>
    <w:rsid w:val="00A92D80"/>
    <w:rsid w:val="00AA282E"/>
    <w:rsid w:val="00AA5904"/>
    <w:rsid w:val="00AB0038"/>
    <w:rsid w:val="00AC4489"/>
    <w:rsid w:val="00AC7FB7"/>
    <w:rsid w:val="00AD1372"/>
    <w:rsid w:val="00AD3110"/>
    <w:rsid w:val="00AD3E79"/>
    <w:rsid w:val="00AD7710"/>
    <w:rsid w:val="00AE0098"/>
    <w:rsid w:val="00AE7CDF"/>
    <w:rsid w:val="00AF615F"/>
    <w:rsid w:val="00B002AB"/>
    <w:rsid w:val="00B17E7F"/>
    <w:rsid w:val="00B20E84"/>
    <w:rsid w:val="00B24EDF"/>
    <w:rsid w:val="00B26A3A"/>
    <w:rsid w:val="00B27131"/>
    <w:rsid w:val="00B32686"/>
    <w:rsid w:val="00B326E4"/>
    <w:rsid w:val="00B339C1"/>
    <w:rsid w:val="00B43775"/>
    <w:rsid w:val="00B44846"/>
    <w:rsid w:val="00B455DF"/>
    <w:rsid w:val="00B47073"/>
    <w:rsid w:val="00B50E2A"/>
    <w:rsid w:val="00B518D5"/>
    <w:rsid w:val="00B52EE1"/>
    <w:rsid w:val="00B61978"/>
    <w:rsid w:val="00B66EE2"/>
    <w:rsid w:val="00B76C9F"/>
    <w:rsid w:val="00B77E53"/>
    <w:rsid w:val="00B84CDA"/>
    <w:rsid w:val="00B8506D"/>
    <w:rsid w:val="00B86DB3"/>
    <w:rsid w:val="00BA5064"/>
    <w:rsid w:val="00BB4BE6"/>
    <w:rsid w:val="00BD21C5"/>
    <w:rsid w:val="00BE0E48"/>
    <w:rsid w:val="00BE2E8E"/>
    <w:rsid w:val="00BF1BE8"/>
    <w:rsid w:val="00BF2DD6"/>
    <w:rsid w:val="00BF454E"/>
    <w:rsid w:val="00BF4AD8"/>
    <w:rsid w:val="00C1211C"/>
    <w:rsid w:val="00C1451C"/>
    <w:rsid w:val="00C17094"/>
    <w:rsid w:val="00C24238"/>
    <w:rsid w:val="00C50A69"/>
    <w:rsid w:val="00C51ECC"/>
    <w:rsid w:val="00C53AE5"/>
    <w:rsid w:val="00C55AED"/>
    <w:rsid w:val="00C604F1"/>
    <w:rsid w:val="00C9399E"/>
    <w:rsid w:val="00C94E9D"/>
    <w:rsid w:val="00CB2E61"/>
    <w:rsid w:val="00CB3988"/>
    <w:rsid w:val="00CB3FE6"/>
    <w:rsid w:val="00CC12BB"/>
    <w:rsid w:val="00CC2A91"/>
    <w:rsid w:val="00CC6F23"/>
    <w:rsid w:val="00CE6ACC"/>
    <w:rsid w:val="00CF1878"/>
    <w:rsid w:val="00D00404"/>
    <w:rsid w:val="00D00EB8"/>
    <w:rsid w:val="00D13C58"/>
    <w:rsid w:val="00D161EB"/>
    <w:rsid w:val="00D17BAF"/>
    <w:rsid w:val="00D24CB1"/>
    <w:rsid w:val="00D25BC4"/>
    <w:rsid w:val="00D436B4"/>
    <w:rsid w:val="00D467B8"/>
    <w:rsid w:val="00D47776"/>
    <w:rsid w:val="00D5136B"/>
    <w:rsid w:val="00D5519C"/>
    <w:rsid w:val="00D62B64"/>
    <w:rsid w:val="00D64783"/>
    <w:rsid w:val="00D67852"/>
    <w:rsid w:val="00D6786B"/>
    <w:rsid w:val="00D72A0A"/>
    <w:rsid w:val="00D736E3"/>
    <w:rsid w:val="00D82845"/>
    <w:rsid w:val="00D84232"/>
    <w:rsid w:val="00D84426"/>
    <w:rsid w:val="00D85940"/>
    <w:rsid w:val="00D95659"/>
    <w:rsid w:val="00DA1460"/>
    <w:rsid w:val="00DC1815"/>
    <w:rsid w:val="00DD588A"/>
    <w:rsid w:val="00DE074E"/>
    <w:rsid w:val="00DE5BC5"/>
    <w:rsid w:val="00DE6462"/>
    <w:rsid w:val="00DE7CEF"/>
    <w:rsid w:val="00DF2322"/>
    <w:rsid w:val="00DF2866"/>
    <w:rsid w:val="00DF4C1B"/>
    <w:rsid w:val="00DF73D8"/>
    <w:rsid w:val="00E04473"/>
    <w:rsid w:val="00E07768"/>
    <w:rsid w:val="00E111B3"/>
    <w:rsid w:val="00E11CA6"/>
    <w:rsid w:val="00E12573"/>
    <w:rsid w:val="00E12B21"/>
    <w:rsid w:val="00E1559D"/>
    <w:rsid w:val="00E20A32"/>
    <w:rsid w:val="00E21FE7"/>
    <w:rsid w:val="00E276AA"/>
    <w:rsid w:val="00E30967"/>
    <w:rsid w:val="00E33422"/>
    <w:rsid w:val="00E53CF4"/>
    <w:rsid w:val="00E5714C"/>
    <w:rsid w:val="00E5774A"/>
    <w:rsid w:val="00E57E0E"/>
    <w:rsid w:val="00E67C57"/>
    <w:rsid w:val="00E73492"/>
    <w:rsid w:val="00E75603"/>
    <w:rsid w:val="00E76984"/>
    <w:rsid w:val="00E8095E"/>
    <w:rsid w:val="00E80A07"/>
    <w:rsid w:val="00E8254B"/>
    <w:rsid w:val="00E861F0"/>
    <w:rsid w:val="00E86C5A"/>
    <w:rsid w:val="00E90DBF"/>
    <w:rsid w:val="00EB1FD2"/>
    <w:rsid w:val="00EB22D5"/>
    <w:rsid w:val="00EC20A8"/>
    <w:rsid w:val="00ED50CA"/>
    <w:rsid w:val="00EE772C"/>
    <w:rsid w:val="00EF1631"/>
    <w:rsid w:val="00EF2C34"/>
    <w:rsid w:val="00EF62AE"/>
    <w:rsid w:val="00F0070B"/>
    <w:rsid w:val="00F01ABC"/>
    <w:rsid w:val="00F14DE7"/>
    <w:rsid w:val="00F17FB9"/>
    <w:rsid w:val="00F35245"/>
    <w:rsid w:val="00F52F60"/>
    <w:rsid w:val="00F57064"/>
    <w:rsid w:val="00F57633"/>
    <w:rsid w:val="00F620D7"/>
    <w:rsid w:val="00F670A4"/>
    <w:rsid w:val="00F67F65"/>
    <w:rsid w:val="00F727B0"/>
    <w:rsid w:val="00F74580"/>
    <w:rsid w:val="00F81D5B"/>
    <w:rsid w:val="00F860E8"/>
    <w:rsid w:val="00F9379C"/>
    <w:rsid w:val="00FA06BA"/>
    <w:rsid w:val="00FA6968"/>
    <w:rsid w:val="00FB5854"/>
    <w:rsid w:val="00FB764D"/>
    <w:rsid w:val="00FC3E82"/>
    <w:rsid w:val="00FD1DEF"/>
    <w:rsid w:val="00FD48F3"/>
    <w:rsid w:val="00FE7984"/>
    <w:rsid w:val="00FF030D"/>
    <w:rsid w:val="00FF15D8"/>
    <w:rsid w:val="00FF65E7"/>
    <w:rsid w:val="1AB8072A"/>
    <w:rsid w:val="2C36785F"/>
    <w:rsid w:val="2F4688D1"/>
    <w:rsid w:val="76A81AA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4F634"/>
  <w15:chartTrackingRefBased/>
  <w15:docId w15:val="{EE694285-A304-4160-8922-96A812E27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B2C93"/>
    <w:pPr>
      <w:spacing w:after="120" w:line="240" w:lineRule="auto"/>
      <w:ind w:left="284" w:hanging="284"/>
      <w:jc w:val="both"/>
    </w:pPr>
    <w:rPr>
      <w:rFonts w:ascii="Times New Roman" w:eastAsia="Times New Roman" w:hAnsi="Times New Roman" w:cs="Times New Roman"/>
      <w:sz w:val="20"/>
      <w:szCs w:val="20"/>
      <w:lang w:eastAsia="cs-CZ"/>
    </w:rPr>
  </w:style>
  <w:style w:type="paragraph" w:styleId="Nadpis1">
    <w:name w:val="heading 1"/>
    <w:basedOn w:val="Normln"/>
    <w:next w:val="Normln"/>
    <w:link w:val="Nadpis1Char"/>
    <w:qFormat/>
    <w:rsid w:val="005B2C93"/>
    <w:pPr>
      <w:keepNext/>
      <w:outlineLvl w:val="0"/>
    </w:pPr>
    <w:rPr>
      <w:b/>
    </w:rPr>
  </w:style>
  <w:style w:type="paragraph" w:styleId="Nadpis2">
    <w:name w:val="heading 2"/>
    <w:basedOn w:val="Normln"/>
    <w:next w:val="Normln"/>
    <w:link w:val="Nadpis2Char"/>
    <w:qFormat/>
    <w:rsid w:val="005B2C93"/>
    <w:pPr>
      <w:keepNext/>
      <w:jc w:val="center"/>
      <w:outlineLvl w:val="1"/>
    </w:pPr>
    <w:rPr>
      <w:b/>
      <w:sz w:val="28"/>
    </w:rPr>
  </w:style>
  <w:style w:type="paragraph" w:styleId="Nadpis3">
    <w:name w:val="heading 3"/>
    <w:basedOn w:val="Normln"/>
    <w:next w:val="Normln"/>
    <w:link w:val="Nadpis3Char"/>
    <w:qFormat/>
    <w:rsid w:val="005B2C93"/>
    <w:pPr>
      <w:keepNext/>
      <w:jc w:val="center"/>
      <w:outlineLvl w:val="2"/>
    </w:pPr>
    <w:rPr>
      <w:i/>
    </w:rPr>
  </w:style>
  <w:style w:type="paragraph" w:styleId="Nadpis4">
    <w:name w:val="heading 4"/>
    <w:basedOn w:val="Normln"/>
    <w:next w:val="Normln"/>
    <w:link w:val="Nadpis4Char"/>
    <w:qFormat/>
    <w:rsid w:val="005B2C93"/>
    <w:pPr>
      <w:keepNext/>
      <w:jc w:val="center"/>
      <w:outlineLvl w:val="3"/>
    </w:pPr>
    <w:rPr>
      <w:i/>
      <w:sz w:val="22"/>
    </w:rPr>
  </w:style>
  <w:style w:type="paragraph" w:styleId="Nadpis5">
    <w:name w:val="heading 5"/>
    <w:basedOn w:val="Normln"/>
    <w:next w:val="Normln"/>
    <w:link w:val="Nadpis5Char"/>
    <w:qFormat/>
    <w:rsid w:val="005B2C93"/>
    <w:pPr>
      <w:keepNext/>
      <w:jc w:val="center"/>
      <w:outlineLvl w:val="4"/>
    </w:pPr>
    <w:rPr>
      <w:b/>
      <w:i/>
      <w:sz w:val="22"/>
    </w:rPr>
  </w:style>
  <w:style w:type="paragraph" w:styleId="Nadpis6">
    <w:name w:val="heading 6"/>
    <w:basedOn w:val="Normln"/>
    <w:next w:val="Normln"/>
    <w:link w:val="Nadpis6Char"/>
    <w:qFormat/>
    <w:rsid w:val="005B2C93"/>
    <w:pPr>
      <w:keepNext/>
      <w:jc w:val="center"/>
      <w:outlineLvl w:val="5"/>
    </w:pPr>
    <w:rPr>
      <w:b/>
      <w:i/>
    </w:rPr>
  </w:style>
  <w:style w:type="paragraph" w:styleId="Nadpis7">
    <w:name w:val="heading 7"/>
    <w:basedOn w:val="Normln"/>
    <w:next w:val="Normln"/>
    <w:link w:val="Nadpis7Char"/>
    <w:qFormat/>
    <w:rsid w:val="005B2C93"/>
    <w:pPr>
      <w:keepNext/>
      <w:numPr>
        <w:ilvl w:val="12"/>
      </w:numPr>
      <w:ind w:left="708" w:hanging="708"/>
      <w:jc w:val="center"/>
      <w:outlineLvl w:val="6"/>
    </w:pPr>
    <w:rPr>
      <w:b/>
    </w:rPr>
  </w:style>
  <w:style w:type="paragraph" w:styleId="Nadpis8">
    <w:name w:val="heading 8"/>
    <w:basedOn w:val="Normln"/>
    <w:next w:val="Normln"/>
    <w:link w:val="Nadpis8Char"/>
    <w:qFormat/>
    <w:rsid w:val="005B2C93"/>
    <w:pPr>
      <w:keepNext/>
      <w:ind w:left="0" w:firstLine="0"/>
      <w:jc w:val="center"/>
      <w:outlineLvl w:val="7"/>
    </w:pPr>
    <w:rPr>
      <w:b/>
      <w:sz w:val="28"/>
    </w:rPr>
  </w:style>
  <w:style w:type="paragraph" w:styleId="Nadpis9">
    <w:name w:val="heading 9"/>
    <w:basedOn w:val="Normln"/>
    <w:next w:val="Normln"/>
    <w:link w:val="Nadpis9Char"/>
    <w:qFormat/>
    <w:rsid w:val="005B2C93"/>
    <w:pPr>
      <w:keepNext/>
      <w:jc w:val="center"/>
      <w:outlineLvl w:val="8"/>
    </w:p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rsid w:val="005B2C93"/>
    <w:rPr>
      <w:rFonts w:ascii="Times New Roman" w:eastAsia="Times New Roman" w:hAnsi="Times New Roman" w:cs="Times New Roman"/>
      <w:b/>
      <w:sz w:val="20"/>
      <w:szCs w:val="20"/>
      <w:lang w:eastAsia="cs-CZ"/>
    </w:rPr>
  </w:style>
  <w:style w:type="character" w:customStyle="1" w:styleId="Nadpis2Char">
    <w:name w:val="Nadpis 2 Char"/>
    <w:basedOn w:val="Standardnpsmoodstavce"/>
    <w:link w:val="Nadpis2"/>
    <w:rsid w:val="005B2C93"/>
    <w:rPr>
      <w:rFonts w:ascii="Times New Roman" w:eastAsia="Times New Roman" w:hAnsi="Times New Roman" w:cs="Times New Roman"/>
      <w:b/>
      <w:sz w:val="28"/>
      <w:szCs w:val="20"/>
      <w:lang w:eastAsia="cs-CZ"/>
    </w:rPr>
  </w:style>
  <w:style w:type="character" w:customStyle="1" w:styleId="Nadpis3Char">
    <w:name w:val="Nadpis 3 Char"/>
    <w:basedOn w:val="Standardnpsmoodstavce"/>
    <w:link w:val="Nadpis3"/>
    <w:rsid w:val="005B2C93"/>
    <w:rPr>
      <w:rFonts w:ascii="Times New Roman" w:eastAsia="Times New Roman" w:hAnsi="Times New Roman" w:cs="Times New Roman"/>
      <w:i/>
      <w:sz w:val="20"/>
      <w:szCs w:val="20"/>
      <w:lang w:eastAsia="cs-CZ"/>
    </w:rPr>
  </w:style>
  <w:style w:type="character" w:customStyle="1" w:styleId="Nadpis4Char">
    <w:name w:val="Nadpis 4 Char"/>
    <w:basedOn w:val="Standardnpsmoodstavce"/>
    <w:link w:val="Nadpis4"/>
    <w:rsid w:val="005B2C93"/>
    <w:rPr>
      <w:rFonts w:ascii="Times New Roman" w:eastAsia="Times New Roman" w:hAnsi="Times New Roman" w:cs="Times New Roman"/>
      <w:i/>
      <w:szCs w:val="20"/>
      <w:lang w:eastAsia="cs-CZ"/>
    </w:rPr>
  </w:style>
  <w:style w:type="character" w:customStyle="1" w:styleId="Nadpis5Char">
    <w:name w:val="Nadpis 5 Char"/>
    <w:basedOn w:val="Standardnpsmoodstavce"/>
    <w:link w:val="Nadpis5"/>
    <w:rsid w:val="005B2C93"/>
    <w:rPr>
      <w:rFonts w:ascii="Times New Roman" w:eastAsia="Times New Roman" w:hAnsi="Times New Roman" w:cs="Times New Roman"/>
      <w:b/>
      <w:i/>
      <w:szCs w:val="20"/>
      <w:lang w:eastAsia="cs-CZ"/>
    </w:rPr>
  </w:style>
  <w:style w:type="character" w:customStyle="1" w:styleId="Nadpis6Char">
    <w:name w:val="Nadpis 6 Char"/>
    <w:basedOn w:val="Standardnpsmoodstavce"/>
    <w:link w:val="Nadpis6"/>
    <w:rsid w:val="005B2C93"/>
    <w:rPr>
      <w:rFonts w:ascii="Times New Roman" w:eastAsia="Times New Roman" w:hAnsi="Times New Roman" w:cs="Times New Roman"/>
      <w:b/>
      <w:i/>
      <w:sz w:val="20"/>
      <w:szCs w:val="20"/>
      <w:lang w:eastAsia="cs-CZ"/>
    </w:rPr>
  </w:style>
  <w:style w:type="character" w:customStyle="1" w:styleId="Nadpis7Char">
    <w:name w:val="Nadpis 7 Char"/>
    <w:basedOn w:val="Standardnpsmoodstavce"/>
    <w:link w:val="Nadpis7"/>
    <w:rsid w:val="005B2C93"/>
    <w:rPr>
      <w:rFonts w:ascii="Times New Roman" w:eastAsia="Times New Roman" w:hAnsi="Times New Roman" w:cs="Times New Roman"/>
      <w:b/>
      <w:sz w:val="20"/>
      <w:szCs w:val="20"/>
      <w:lang w:eastAsia="cs-CZ"/>
    </w:rPr>
  </w:style>
  <w:style w:type="character" w:customStyle="1" w:styleId="Nadpis8Char">
    <w:name w:val="Nadpis 8 Char"/>
    <w:basedOn w:val="Standardnpsmoodstavce"/>
    <w:link w:val="Nadpis8"/>
    <w:rsid w:val="005B2C93"/>
    <w:rPr>
      <w:rFonts w:ascii="Times New Roman" w:eastAsia="Times New Roman" w:hAnsi="Times New Roman" w:cs="Times New Roman"/>
      <w:b/>
      <w:sz w:val="28"/>
      <w:szCs w:val="20"/>
      <w:lang w:eastAsia="cs-CZ"/>
    </w:rPr>
  </w:style>
  <w:style w:type="character" w:customStyle="1" w:styleId="Nadpis9Char">
    <w:name w:val="Nadpis 9 Char"/>
    <w:basedOn w:val="Standardnpsmoodstavce"/>
    <w:link w:val="Nadpis9"/>
    <w:rsid w:val="005B2C93"/>
    <w:rPr>
      <w:rFonts w:ascii="Times New Roman" w:eastAsia="Times New Roman" w:hAnsi="Times New Roman" w:cs="Times New Roman"/>
      <w:sz w:val="20"/>
      <w:szCs w:val="20"/>
      <w:lang w:eastAsia="cs-CZ"/>
    </w:rPr>
  </w:style>
  <w:style w:type="paragraph" w:styleId="Textpoznpodarou">
    <w:name w:val="footnote text"/>
    <w:basedOn w:val="Normln"/>
    <w:link w:val="TextpoznpodarouChar"/>
    <w:rsid w:val="005B2C93"/>
  </w:style>
  <w:style w:type="character" w:customStyle="1" w:styleId="TextpoznpodarouChar">
    <w:name w:val="Text pozn. pod čarou Char"/>
    <w:basedOn w:val="Standardnpsmoodstavce"/>
    <w:link w:val="Textpoznpodarou"/>
    <w:uiPriority w:val="99"/>
    <w:semiHidden/>
    <w:rsid w:val="005B2C93"/>
    <w:rPr>
      <w:rFonts w:ascii="Times New Roman" w:eastAsia="Times New Roman" w:hAnsi="Times New Roman" w:cs="Times New Roman"/>
      <w:sz w:val="20"/>
      <w:szCs w:val="20"/>
      <w:lang w:eastAsia="cs-CZ"/>
    </w:rPr>
  </w:style>
  <w:style w:type="character" w:styleId="Znakapoznpodarou">
    <w:name w:val="footnote reference"/>
    <w:semiHidden/>
    <w:rsid w:val="005B2C93"/>
    <w:rPr>
      <w:vertAlign w:val="superscript"/>
    </w:rPr>
  </w:style>
  <w:style w:type="character" w:styleId="Odkaznakoment">
    <w:name w:val="annotation reference"/>
    <w:semiHidden/>
    <w:rsid w:val="005B2C93"/>
    <w:rPr>
      <w:sz w:val="16"/>
    </w:rPr>
  </w:style>
  <w:style w:type="paragraph" w:styleId="Textkomente">
    <w:name w:val="annotation text"/>
    <w:basedOn w:val="Normln"/>
    <w:link w:val="TextkomenteChar"/>
    <w:semiHidden/>
    <w:rsid w:val="005B2C93"/>
  </w:style>
  <w:style w:type="character" w:customStyle="1" w:styleId="TextkomenteChar">
    <w:name w:val="Text komentáře Char"/>
    <w:basedOn w:val="Standardnpsmoodstavce"/>
    <w:link w:val="Textkomente"/>
    <w:semiHidden/>
    <w:rsid w:val="005B2C93"/>
    <w:rPr>
      <w:rFonts w:ascii="Times New Roman" w:eastAsia="Times New Roman" w:hAnsi="Times New Roman" w:cs="Times New Roman"/>
      <w:sz w:val="20"/>
      <w:szCs w:val="20"/>
      <w:lang w:eastAsia="cs-CZ"/>
    </w:rPr>
  </w:style>
  <w:style w:type="paragraph" w:styleId="Zhlav">
    <w:name w:val="header"/>
    <w:basedOn w:val="Normln"/>
    <w:link w:val="ZhlavChar"/>
    <w:rsid w:val="005B2C93"/>
    <w:pPr>
      <w:tabs>
        <w:tab w:val="center" w:pos="4536"/>
        <w:tab w:val="right" w:pos="9072"/>
      </w:tabs>
    </w:pPr>
  </w:style>
  <w:style w:type="character" w:customStyle="1" w:styleId="ZhlavChar">
    <w:name w:val="Záhlaví Char"/>
    <w:basedOn w:val="Standardnpsmoodstavce"/>
    <w:link w:val="Zhlav"/>
    <w:rsid w:val="005B2C93"/>
    <w:rPr>
      <w:rFonts w:ascii="Times New Roman" w:eastAsia="Times New Roman" w:hAnsi="Times New Roman" w:cs="Times New Roman"/>
      <w:sz w:val="20"/>
      <w:szCs w:val="20"/>
      <w:lang w:eastAsia="cs-CZ"/>
    </w:rPr>
  </w:style>
  <w:style w:type="paragraph" w:styleId="Zpat">
    <w:name w:val="footer"/>
    <w:basedOn w:val="Normln"/>
    <w:link w:val="ZpatChar"/>
    <w:rsid w:val="005B2C93"/>
    <w:pPr>
      <w:tabs>
        <w:tab w:val="center" w:pos="4536"/>
        <w:tab w:val="right" w:pos="9072"/>
      </w:tabs>
    </w:pPr>
  </w:style>
  <w:style w:type="character" w:customStyle="1" w:styleId="ZpatChar">
    <w:name w:val="Zápatí Char"/>
    <w:basedOn w:val="Standardnpsmoodstavce"/>
    <w:link w:val="Zpat"/>
    <w:rsid w:val="005B2C93"/>
    <w:rPr>
      <w:rFonts w:ascii="Times New Roman" w:eastAsia="Times New Roman" w:hAnsi="Times New Roman" w:cs="Times New Roman"/>
      <w:sz w:val="20"/>
      <w:szCs w:val="20"/>
      <w:lang w:eastAsia="cs-CZ"/>
    </w:rPr>
  </w:style>
  <w:style w:type="character" w:styleId="slostrnky">
    <w:name w:val="page number"/>
    <w:basedOn w:val="Standardnpsmoodstavce"/>
    <w:rsid w:val="005B2C93"/>
  </w:style>
  <w:style w:type="paragraph" w:customStyle="1" w:styleId="rkovan">
    <w:name w:val="Čárkovaný"/>
    <w:rsid w:val="005B2C93"/>
    <w:pPr>
      <w:widowControl w:val="0"/>
      <w:spacing w:after="120" w:line="240" w:lineRule="auto"/>
      <w:ind w:left="850" w:hanging="283"/>
      <w:jc w:val="both"/>
    </w:pPr>
    <w:rPr>
      <w:rFonts w:ascii="Times New Roman" w:eastAsia="Times New Roman" w:hAnsi="Times New Roman" w:cs="Times New Roman"/>
      <w:color w:val="000000"/>
      <w:sz w:val="24"/>
      <w:szCs w:val="20"/>
      <w:lang w:eastAsia="cs-CZ"/>
    </w:rPr>
  </w:style>
  <w:style w:type="paragraph" w:customStyle="1" w:styleId="Normln1">
    <w:name w:val="Normální 1"/>
    <w:basedOn w:val="Normln"/>
    <w:rsid w:val="005B2C93"/>
    <w:pPr>
      <w:tabs>
        <w:tab w:val="left" w:pos="284"/>
      </w:tabs>
      <w:spacing w:before="240" w:after="0"/>
      <w:ind w:left="0" w:firstLine="0"/>
      <w:jc w:val="center"/>
    </w:pPr>
    <w:rPr>
      <w:b/>
    </w:rPr>
  </w:style>
  <w:style w:type="paragraph" w:customStyle="1" w:styleId="Normln2">
    <w:name w:val="Normální 2"/>
    <w:basedOn w:val="Normln"/>
    <w:rsid w:val="005B2C93"/>
    <w:pPr>
      <w:jc w:val="center"/>
    </w:pPr>
    <w:rPr>
      <w:b/>
    </w:rPr>
  </w:style>
  <w:style w:type="paragraph" w:customStyle="1" w:styleId="Psmenkov">
    <w:name w:val="Písmenkový"/>
    <w:rsid w:val="005B2C93"/>
    <w:pPr>
      <w:widowControl w:val="0"/>
      <w:spacing w:after="120" w:line="240" w:lineRule="auto"/>
      <w:ind w:left="568" w:hanging="284"/>
      <w:jc w:val="both"/>
    </w:pPr>
    <w:rPr>
      <w:rFonts w:ascii="Times New Roman" w:eastAsia="Times New Roman" w:hAnsi="Times New Roman" w:cs="Times New Roman"/>
      <w:color w:val="000000"/>
      <w:sz w:val="20"/>
      <w:szCs w:val="20"/>
      <w:lang w:eastAsia="cs-CZ"/>
    </w:rPr>
  </w:style>
  <w:style w:type="paragraph" w:customStyle="1" w:styleId="Poznmka">
    <w:name w:val="Poznámka"/>
    <w:rsid w:val="005B2C93"/>
    <w:pPr>
      <w:spacing w:after="0" w:line="240" w:lineRule="auto"/>
      <w:ind w:left="454" w:hanging="170"/>
      <w:jc w:val="both"/>
    </w:pPr>
    <w:rPr>
      <w:rFonts w:ascii="Times New Roman" w:eastAsia="Times New Roman" w:hAnsi="Times New Roman" w:cs="Times New Roman"/>
      <w:color w:val="000000"/>
      <w:szCs w:val="20"/>
      <w:lang w:eastAsia="cs-CZ"/>
    </w:rPr>
  </w:style>
  <w:style w:type="paragraph" w:styleId="Zkladntextodsazen">
    <w:name w:val="Body Text Indent"/>
    <w:basedOn w:val="Normln"/>
    <w:link w:val="ZkladntextodsazenChar"/>
    <w:rsid w:val="005B2C93"/>
    <w:pPr>
      <w:numPr>
        <w:ilvl w:val="12"/>
      </w:numPr>
      <w:ind w:left="284" w:hanging="284"/>
    </w:pPr>
  </w:style>
  <w:style w:type="character" w:customStyle="1" w:styleId="ZkladntextodsazenChar">
    <w:name w:val="Základní text odsazený Char"/>
    <w:basedOn w:val="Standardnpsmoodstavce"/>
    <w:link w:val="Zkladntextodsazen"/>
    <w:rsid w:val="005B2C93"/>
    <w:rPr>
      <w:rFonts w:ascii="Times New Roman" w:eastAsia="Times New Roman" w:hAnsi="Times New Roman" w:cs="Times New Roman"/>
      <w:sz w:val="20"/>
      <w:szCs w:val="20"/>
      <w:lang w:eastAsia="cs-CZ"/>
    </w:rPr>
  </w:style>
  <w:style w:type="paragraph" w:styleId="Zkladntextodsazen2">
    <w:name w:val="Body Text Indent 2"/>
    <w:basedOn w:val="Normln"/>
    <w:link w:val="Zkladntextodsazen2Char"/>
    <w:rsid w:val="005B2C93"/>
    <w:pPr>
      <w:jc w:val="center"/>
    </w:pPr>
    <w:rPr>
      <w:b/>
      <w:caps/>
      <w:sz w:val="28"/>
    </w:rPr>
  </w:style>
  <w:style w:type="character" w:customStyle="1" w:styleId="Zkladntextodsazen2Char">
    <w:name w:val="Základní text odsazený 2 Char"/>
    <w:basedOn w:val="Standardnpsmoodstavce"/>
    <w:link w:val="Zkladntextodsazen2"/>
    <w:rsid w:val="005B2C93"/>
    <w:rPr>
      <w:rFonts w:ascii="Times New Roman" w:eastAsia="Times New Roman" w:hAnsi="Times New Roman" w:cs="Times New Roman"/>
      <w:b/>
      <w:caps/>
      <w:sz w:val="28"/>
      <w:szCs w:val="20"/>
      <w:lang w:eastAsia="cs-CZ"/>
    </w:rPr>
  </w:style>
  <w:style w:type="paragraph" w:styleId="Zkladntextodsazen3">
    <w:name w:val="Body Text Indent 3"/>
    <w:basedOn w:val="Normln"/>
    <w:link w:val="Zkladntextodsazen3Char"/>
    <w:rsid w:val="005B2C93"/>
    <w:pPr>
      <w:numPr>
        <w:ilvl w:val="12"/>
      </w:numPr>
      <w:ind w:left="283" w:hanging="283"/>
    </w:pPr>
  </w:style>
  <w:style w:type="character" w:customStyle="1" w:styleId="Zkladntextodsazen3Char">
    <w:name w:val="Základní text odsazený 3 Char"/>
    <w:basedOn w:val="Standardnpsmoodstavce"/>
    <w:link w:val="Zkladntextodsazen3"/>
    <w:rsid w:val="005B2C93"/>
    <w:rPr>
      <w:rFonts w:ascii="Times New Roman" w:eastAsia="Times New Roman" w:hAnsi="Times New Roman" w:cs="Times New Roman"/>
      <w:sz w:val="20"/>
      <w:szCs w:val="20"/>
      <w:lang w:eastAsia="cs-CZ"/>
    </w:rPr>
  </w:style>
  <w:style w:type="paragraph" w:styleId="Zkladntext">
    <w:name w:val="Body Text"/>
    <w:basedOn w:val="Normln"/>
    <w:link w:val="ZkladntextChar"/>
    <w:rsid w:val="005B2C93"/>
    <w:pPr>
      <w:numPr>
        <w:ilvl w:val="12"/>
      </w:numPr>
      <w:ind w:left="284" w:hanging="284"/>
    </w:pPr>
  </w:style>
  <w:style w:type="character" w:customStyle="1" w:styleId="ZkladntextChar">
    <w:name w:val="Základní text Char"/>
    <w:basedOn w:val="Standardnpsmoodstavce"/>
    <w:link w:val="Zkladntext"/>
    <w:rsid w:val="005B2C93"/>
    <w:rPr>
      <w:rFonts w:ascii="Times New Roman" w:eastAsia="Times New Roman" w:hAnsi="Times New Roman" w:cs="Times New Roman"/>
      <w:sz w:val="20"/>
      <w:szCs w:val="20"/>
      <w:lang w:eastAsia="cs-CZ"/>
    </w:rPr>
  </w:style>
  <w:style w:type="paragraph" w:styleId="Zkladntext2">
    <w:name w:val="Body Text 2"/>
    <w:basedOn w:val="Normln"/>
    <w:link w:val="Zkladntext2Char"/>
    <w:rsid w:val="005B2C93"/>
    <w:pPr>
      <w:widowControl w:val="0"/>
      <w:tabs>
        <w:tab w:val="left" w:pos="360"/>
      </w:tabs>
      <w:spacing w:before="120" w:after="0"/>
      <w:ind w:left="0" w:firstLine="0"/>
    </w:pPr>
    <w:rPr>
      <w:sz w:val="22"/>
    </w:rPr>
  </w:style>
  <w:style w:type="character" w:customStyle="1" w:styleId="Zkladntext2Char">
    <w:name w:val="Základní text 2 Char"/>
    <w:basedOn w:val="Standardnpsmoodstavce"/>
    <w:link w:val="Zkladntext2"/>
    <w:rsid w:val="005B2C93"/>
    <w:rPr>
      <w:rFonts w:ascii="Times New Roman" w:eastAsia="Times New Roman" w:hAnsi="Times New Roman" w:cs="Times New Roman"/>
      <w:szCs w:val="20"/>
      <w:lang w:eastAsia="cs-CZ"/>
    </w:rPr>
  </w:style>
  <w:style w:type="paragraph" w:customStyle="1" w:styleId="BodyText21">
    <w:name w:val="Body Text 21"/>
    <w:basedOn w:val="Normln"/>
    <w:rsid w:val="005B2C93"/>
    <w:pPr>
      <w:widowControl w:val="0"/>
      <w:spacing w:before="120" w:after="0"/>
    </w:pPr>
    <w:rPr>
      <w:sz w:val="22"/>
    </w:rPr>
  </w:style>
  <w:style w:type="paragraph" w:customStyle="1" w:styleId="Normln3Char">
    <w:name w:val="Normální 3 Char"/>
    <w:basedOn w:val="Normln"/>
    <w:link w:val="Normln3CharChar"/>
    <w:rsid w:val="005B2C93"/>
    <w:pPr>
      <w:spacing w:before="60"/>
    </w:pPr>
  </w:style>
  <w:style w:type="character" w:customStyle="1" w:styleId="Normln3CharChar">
    <w:name w:val="Normální 3 Char Char"/>
    <w:link w:val="Normln3Char"/>
    <w:rsid w:val="005B2C93"/>
    <w:rPr>
      <w:rFonts w:ascii="Times New Roman" w:eastAsia="Times New Roman" w:hAnsi="Times New Roman" w:cs="Times New Roman"/>
      <w:sz w:val="20"/>
      <w:szCs w:val="20"/>
      <w:lang w:eastAsia="cs-CZ"/>
    </w:rPr>
  </w:style>
  <w:style w:type="paragraph" w:customStyle="1" w:styleId="Normln3">
    <w:name w:val="Normální 3"/>
    <w:basedOn w:val="Normln"/>
    <w:rsid w:val="005B2C93"/>
    <w:pPr>
      <w:spacing w:before="60"/>
    </w:pPr>
  </w:style>
  <w:style w:type="paragraph" w:customStyle="1" w:styleId="Default">
    <w:name w:val="Default"/>
    <w:rsid w:val="005B2C93"/>
    <w:pPr>
      <w:autoSpaceDE w:val="0"/>
      <w:autoSpaceDN w:val="0"/>
      <w:adjustRightInd w:val="0"/>
      <w:spacing w:after="0" w:line="240" w:lineRule="auto"/>
    </w:pPr>
    <w:rPr>
      <w:rFonts w:ascii="Times New Roman" w:eastAsia="Times New Roman" w:hAnsi="Times New Roman" w:cs="Times New Roman"/>
      <w:color w:val="000000"/>
      <w:sz w:val="24"/>
      <w:szCs w:val="24"/>
      <w:lang w:eastAsia="cs-CZ"/>
    </w:rPr>
  </w:style>
  <w:style w:type="paragraph" w:customStyle="1" w:styleId="default0">
    <w:name w:val="default"/>
    <w:basedOn w:val="Normln"/>
    <w:rsid w:val="005B2C93"/>
    <w:pPr>
      <w:autoSpaceDE w:val="0"/>
      <w:autoSpaceDN w:val="0"/>
      <w:spacing w:after="0"/>
      <w:ind w:left="0" w:firstLine="0"/>
      <w:jc w:val="left"/>
    </w:pPr>
    <w:rPr>
      <w:color w:val="000000"/>
      <w:sz w:val="24"/>
      <w:szCs w:val="24"/>
    </w:rPr>
  </w:style>
  <w:style w:type="paragraph" w:customStyle="1" w:styleId="StyldefaultZarovnatdoblokudkovnNejmn12b">
    <w:name w:val="Styl default + Zarovnat do bloku Řádkování:  Nejméně 12 b."/>
    <w:basedOn w:val="default0"/>
    <w:rsid w:val="005B2C93"/>
    <w:pPr>
      <w:spacing w:line="240" w:lineRule="atLeast"/>
      <w:jc w:val="both"/>
    </w:pPr>
    <w:rPr>
      <w:sz w:val="20"/>
      <w:szCs w:val="20"/>
    </w:rPr>
  </w:style>
  <w:style w:type="table" w:styleId="Mkatabulky">
    <w:name w:val="Table Grid"/>
    <w:basedOn w:val="Normlntabulka"/>
    <w:rsid w:val="005B2C93"/>
    <w:pPr>
      <w:spacing w:after="0" w:line="240" w:lineRule="auto"/>
    </w:pPr>
    <w:rPr>
      <w:rFonts w:ascii="Times New Roman" w:eastAsia="Times New Roman" w:hAnsi="Times New Roman" w:cs="Times New Roman"/>
      <w:sz w:val="20"/>
      <w:szCs w:val="20"/>
      <w:lang w:eastAsia="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unhideWhenUsed/>
    <w:rsid w:val="005B2C93"/>
    <w:pPr>
      <w:spacing w:before="100" w:beforeAutospacing="1" w:after="100" w:afterAutospacing="1"/>
      <w:ind w:left="0" w:firstLine="0"/>
      <w:jc w:val="left"/>
    </w:pPr>
    <w:rPr>
      <w:sz w:val="24"/>
      <w:szCs w:val="24"/>
    </w:rPr>
  </w:style>
  <w:style w:type="paragraph" w:styleId="Textbubliny">
    <w:name w:val="Balloon Text"/>
    <w:basedOn w:val="Normln"/>
    <w:link w:val="TextbublinyChar"/>
    <w:rsid w:val="005B2C93"/>
    <w:pPr>
      <w:spacing w:after="0"/>
    </w:pPr>
    <w:rPr>
      <w:rFonts w:ascii="Tahoma" w:hAnsi="Tahoma" w:cs="Tahoma"/>
      <w:sz w:val="16"/>
      <w:szCs w:val="16"/>
    </w:rPr>
  </w:style>
  <w:style w:type="character" w:customStyle="1" w:styleId="TextbublinyChar">
    <w:name w:val="Text bubliny Char"/>
    <w:basedOn w:val="Standardnpsmoodstavce"/>
    <w:link w:val="Textbubliny"/>
    <w:rsid w:val="005B2C93"/>
    <w:rPr>
      <w:rFonts w:ascii="Tahoma" w:eastAsia="Times New Roman" w:hAnsi="Tahoma" w:cs="Tahoma"/>
      <w:sz w:val="16"/>
      <w:szCs w:val="16"/>
      <w:lang w:eastAsia="cs-CZ"/>
    </w:rPr>
  </w:style>
  <w:style w:type="paragraph" w:customStyle="1" w:styleId="Textodstavce">
    <w:name w:val="Text odstavce"/>
    <w:basedOn w:val="Normln"/>
    <w:rsid w:val="005B2C93"/>
    <w:pPr>
      <w:numPr>
        <w:ilvl w:val="6"/>
        <w:numId w:val="29"/>
      </w:numPr>
      <w:tabs>
        <w:tab w:val="left" w:pos="851"/>
      </w:tabs>
      <w:spacing w:before="120"/>
      <w:outlineLvl w:val="6"/>
    </w:pPr>
  </w:style>
  <w:style w:type="paragraph" w:customStyle="1" w:styleId="Textbodu">
    <w:name w:val="Text bodu"/>
    <w:basedOn w:val="Normln"/>
    <w:rsid w:val="005B2C93"/>
    <w:pPr>
      <w:numPr>
        <w:ilvl w:val="8"/>
        <w:numId w:val="29"/>
      </w:numPr>
      <w:spacing w:after="0"/>
      <w:outlineLvl w:val="8"/>
    </w:pPr>
  </w:style>
  <w:style w:type="paragraph" w:customStyle="1" w:styleId="Textpsmene">
    <w:name w:val="Text písmene"/>
    <w:basedOn w:val="Normln"/>
    <w:rsid w:val="005B2C93"/>
    <w:pPr>
      <w:numPr>
        <w:ilvl w:val="7"/>
        <w:numId w:val="29"/>
      </w:numPr>
      <w:spacing w:after="0"/>
      <w:outlineLvl w:val="7"/>
    </w:pPr>
  </w:style>
  <w:style w:type="paragraph" w:styleId="Odstavecseseznamem">
    <w:name w:val="List Paragraph"/>
    <w:basedOn w:val="Normln"/>
    <w:uiPriority w:val="34"/>
    <w:qFormat/>
    <w:rsid w:val="005B2C93"/>
    <w:pPr>
      <w:ind w:left="720"/>
      <w:contextualSpacing/>
    </w:pPr>
  </w:style>
  <w:style w:type="character" w:styleId="Zstupntext">
    <w:name w:val="Placeholder Text"/>
    <w:basedOn w:val="Standardnpsmoodstavce"/>
    <w:uiPriority w:val="99"/>
    <w:semiHidden/>
    <w:rsid w:val="005B2C93"/>
    <w:rPr>
      <w:color w:val="808080"/>
    </w:rPr>
  </w:style>
  <w:style w:type="paragraph" w:styleId="Pedmtkomente">
    <w:name w:val="annotation subject"/>
    <w:basedOn w:val="Textkomente"/>
    <w:next w:val="Textkomente"/>
    <w:link w:val="PedmtkomenteChar"/>
    <w:semiHidden/>
    <w:unhideWhenUsed/>
    <w:rsid w:val="005B2C93"/>
    <w:rPr>
      <w:b/>
      <w:bCs/>
    </w:rPr>
  </w:style>
  <w:style w:type="character" w:customStyle="1" w:styleId="PedmtkomenteChar">
    <w:name w:val="Předmět komentáře Char"/>
    <w:basedOn w:val="TextkomenteChar"/>
    <w:link w:val="Pedmtkomente"/>
    <w:semiHidden/>
    <w:rsid w:val="005B2C93"/>
    <w:rPr>
      <w:rFonts w:ascii="Times New Roman" w:eastAsia="Times New Roman" w:hAnsi="Times New Roman" w:cs="Times New Roman"/>
      <w:b/>
      <w:bCs/>
      <w:sz w:val="20"/>
      <w:szCs w:val="20"/>
      <w:lang w:eastAsia="cs-CZ"/>
    </w:rPr>
  </w:style>
  <w:style w:type="paragraph" w:customStyle="1" w:styleId="Normln10">
    <w:name w:val="Normální1"/>
    <w:rsid w:val="005B2C93"/>
    <w:pPr>
      <w:spacing w:after="120" w:line="240" w:lineRule="auto"/>
      <w:ind w:left="284" w:hanging="283"/>
      <w:jc w:val="both"/>
    </w:pPr>
    <w:rPr>
      <w:rFonts w:ascii="Times New Roman" w:eastAsia="Times New Roman" w:hAnsi="Times New Roman" w:cs="Times New Roman"/>
      <w:color w:val="000000"/>
      <w:sz w:val="20"/>
      <w:szCs w:val="20"/>
      <w:lang w:eastAsia="cs-CZ"/>
    </w:rPr>
  </w:style>
  <w:style w:type="paragraph" w:styleId="Revize">
    <w:name w:val="Revision"/>
    <w:hidden/>
    <w:uiPriority w:val="99"/>
    <w:semiHidden/>
    <w:rsid w:val="00814EAC"/>
    <w:pPr>
      <w:spacing w:after="0" w:line="240" w:lineRule="auto"/>
    </w:pPr>
    <w:rPr>
      <w:rFonts w:ascii="Times New Roman" w:eastAsia="Times New Roman" w:hAnsi="Times New Roman" w:cs="Times New Roman"/>
      <w:sz w:val="20"/>
      <w:szCs w:val="20"/>
      <w:lang w:eastAsia="cs-CZ"/>
    </w:rPr>
  </w:style>
  <w:style w:type="character" w:styleId="Hypertextovodkaz">
    <w:name w:val="Hyperlink"/>
    <w:basedOn w:val="Standardnpsmoodstavce"/>
    <w:uiPriority w:val="99"/>
    <w:semiHidden/>
    <w:unhideWhenUsed/>
    <w:rsid w:val="0034406A"/>
    <w:rPr>
      <w:color w:val="0563C1"/>
      <w:u w:val="single"/>
    </w:rPr>
  </w:style>
  <w:style w:type="character" w:customStyle="1" w:styleId="Zkladntext0">
    <w:name w:val="Základní text_"/>
    <w:basedOn w:val="Standardnpsmoodstavce"/>
    <w:link w:val="Zkladntext1"/>
    <w:rsid w:val="00097107"/>
    <w:rPr>
      <w:rFonts w:ascii="Arial Unicode MS" w:eastAsia="Arial Unicode MS" w:hAnsi="Arial Unicode MS" w:cs="Arial Unicode MS"/>
      <w:spacing w:val="2"/>
      <w:sz w:val="17"/>
      <w:szCs w:val="17"/>
      <w:shd w:val="clear" w:color="auto" w:fill="FFFFFF"/>
    </w:rPr>
  </w:style>
  <w:style w:type="paragraph" w:customStyle="1" w:styleId="Zkladntext1">
    <w:name w:val="Základní text1"/>
    <w:basedOn w:val="Normln"/>
    <w:link w:val="Zkladntext0"/>
    <w:rsid w:val="00097107"/>
    <w:pPr>
      <w:widowControl w:val="0"/>
      <w:shd w:val="clear" w:color="auto" w:fill="FFFFFF"/>
      <w:spacing w:after="0" w:line="427" w:lineRule="exact"/>
      <w:ind w:left="0" w:hanging="360"/>
      <w:jc w:val="center"/>
    </w:pPr>
    <w:rPr>
      <w:rFonts w:ascii="Arial Unicode MS" w:eastAsia="Arial Unicode MS" w:hAnsi="Arial Unicode MS" w:cs="Arial Unicode MS"/>
      <w:spacing w:val="2"/>
      <w:sz w:val="17"/>
      <w:szCs w:val="17"/>
      <w:lang w:eastAsia="en-US"/>
    </w:rPr>
  </w:style>
  <w:style w:type="character" w:styleId="Zmnka">
    <w:name w:val="Mention"/>
    <w:basedOn w:val="Standardnpsmoodstavce"/>
    <w:uiPriority w:val="99"/>
    <w:unhideWhenUsed/>
    <w:rsid w:val="00AA590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48128">
      <w:bodyDiv w:val="1"/>
      <w:marLeft w:val="0"/>
      <w:marRight w:val="0"/>
      <w:marTop w:val="0"/>
      <w:marBottom w:val="0"/>
      <w:divBdr>
        <w:top w:val="none" w:sz="0" w:space="0" w:color="auto"/>
        <w:left w:val="none" w:sz="0" w:space="0" w:color="auto"/>
        <w:bottom w:val="none" w:sz="0" w:space="0" w:color="auto"/>
        <w:right w:val="none" w:sz="0" w:space="0" w:color="auto"/>
      </w:divBdr>
    </w:div>
    <w:div w:id="322970173">
      <w:bodyDiv w:val="1"/>
      <w:marLeft w:val="0"/>
      <w:marRight w:val="0"/>
      <w:marTop w:val="0"/>
      <w:marBottom w:val="0"/>
      <w:divBdr>
        <w:top w:val="none" w:sz="0" w:space="0" w:color="auto"/>
        <w:left w:val="none" w:sz="0" w:space="0" w:color="auto"/>
        <w:bottom w:val="none" w:sz="0" w:space="0" w:color="auto"/>
        <w:right w:val="none" w:sz="0" w:space="0" w:color="auto"/>
      </w:divBdr>
    </w:div>
    <w:div w:id="1730686208">
      <w:bodyDiv w:val="1"/>
      <w:marLeft w:val="0"/>
      <w:marRight w:val="0"/>
      <w:marTop w:val="0"/>
      <w:marBottom w:val="0"/>
      <w:divBdr>
        <w:top w:val="none" w:sz="0" w:space="0" w:color="auto"/>
        <w:left w:val="none" w:sz="0" w:space="0" w:color="auto"/>
        <w:bottom w:val="none" w:sz="0" w:space="0" w:color="auto"/>
        <w:right w:val="none" w:sz="0" w:space="0" w:color="auto"/>
      </w:divBdr>
    </w:div>
    <w:div w:id="1847478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documenttasks/documenttasks1.xml><?xml version="1.0" encoding="utf-8"?>
<t:Tasks xmlns:t="http://schemas.microsoft.com/office/tasks/2019/documenttasks" xmlns:oel="http://schemas.microsoft.com/office/2019/extlst">
  <t:Task id="{A985DBA8-BAFC-441C-A7E8-5A63608D6B58}">
    <t:Anchor>
      <t:Comment id="2069363268"/>
    </t:Anchor>
    <t:History>
      <t:Event id="{99A2F79A-F822-4DF1-AAC8-3884F2ACBEB3}" time="2026-02-10T21:37:21.665Z">
        <t:Attribution userId="S::zemanjan@cvut.cz::f1ce63bf-6752-4891-833f-4b0165fbad65" userProvider="AD" userName="Zeman, Jan"/>
        <t:Anchor>
          <t:Comment id="2069363268"/>
        </t:Anchor>
        <t:Create/>
      </t:Event>
      <t:Event id="{948C84EE-A369-4CED-BA29-0766E15F4943}" time="2026-02-10T21:37:21.665Z">
        <t:Attribution userId="S::zemanjan@cvut.cz::f1ce63bf-6752-4891-833f-4b0165fbad65" userProvider="AD" userName="Zeman, Jan"/>
        <t:Anchor>
          <t:Comment id="2069363268"/>
        </t:Anchor>
        <t:Assign userId="S::klusaba1@cvut.cz::e272a2db-199b-465a-9fd6-b3eb97c672f5" userProvider="AD" userName="Klusakova, Barbora"/>
      </t:Event>
      <t:Event id="{93CDD501-33C2-407D-AA46-D741FC167CA0}" time="2026-02-10T21:37:21.665Z">
        <t:Attribution userId="S::zemanjan@cvut.cz::f1ce63bf-6752-4891-833f-4b0165fbad65" userProvider="AD" userName="Zeman, Jan"/>
        <t:Anchor>
          <t:Comment id="2069363268"/>
        </t:Anchor>
        <t:SetTitle title="@Klusakova, Barbora: Vím, že jsem slíbil, že tuto funkci nebudu používat, ale mám jen jednu poznámku: neví, proč se v této části píše o státní doktorské zkoušce která (1) už nebude a (2) tato část se týká obhajoby disertační práce."/>
      </t:Event>
    </t:History>
  </t:Task>
</t:Task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69C5332BD449A4A950BD2323364EA98" ma:contentTypeVersion="10" ma:contentTypeDescription="Vytvoří nový dokument" ma:contentTypeScope="" ma:versionID="7730cd87019e87b84d1705031c9574f6">
  <xsd:schema xmlns:xsd="http://www.w3.org/2001/XMLSchema" xmlns:xs="http://www.w3.org/2001/XMLSchema" xmlns:p="http://schemas.microsoft.com/office/2006/metadata/properties" xmlns:ns2="afe9849f-6024-4654-a770-8b0b3d65e076" xmlns:ns3="53bcabe1-8f53-4879-bc2e-fa7b09013141" targetNamespace="http://schemas.microsoft.com/office/2006/metadata/properties" ma:root="true" ma:fieldsID="b2cffde27652f5ae56a1d8b7ce03e35c" ns2:_="" ns3:_="">
    <xsd:import namespace="afe9849f-6024-4654-a770-8b0b3d65e076"/>
    <xsd:import namespace="53bcabe1-8f53-4879-bc2e-fa7b0901314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e9849f-6024-4654-a770-8b0b3d65e076" elementFormDefault="qualified">
    <xsd:import namespace="http://schemas.microsoft.com/office/2006/documentManagement/types"/>
    <xsd:import namespace="http://schemas.microsoft.com/office/infopath/2007/PartnerControls"/>
    <xsd:element name="SharedWithUsers" ma:index="8" nillable="true" ma:displayName="Sdílí se s"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bcabe1-8f53-4879-bc2e-fa7b0901314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7710E4-A99B-400C-804E-4698C85A72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e9849f-6024-4654-a770-8b0b3d65e076"/>
    <ds:schemaRef ds:uri="53bcabe1-8f53-4879-bc2e-fa7b090131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DAFB97-BA94-4549-97C4-006139C72AB5}">
  <ds:schemaRefs>
    <ds:schemaRef ds:uri="http://schemas.microsoft.com/sharepoint/v3/contenttype/forms"/>
  </ds:schemaRefs>
</ds:datastoreItem>
</file>

<file path=customXml/itemProps3.xml><?xml version="1.0" encoding="utf-8"?>
<ds:datastoreItem xmlns:ds="http://schemas.openxmlformats.org/officeDocument/2006/customXml" ds:itemID="{F79EE1E7-D1AD-4165-BA1C-B5937F13CB61}">
  <ds:schemaRefs>
    <ds:schemaRef ds:uri="http://schemas.openxmlformats.org/officeDocument/2006/bibliography"/>
  </ds:schemaRefs>
</ds:datastoreItem>
</file>

<file path=customXml/itemProps4.xml><?xml version="1.0" encoding="utf-8"?>
<ds:datastoreItem xmlns:ds="http://schemas.openxmlformats.org/officeDocument/2006/customXml" ds:itemID="{C3BE8978-FADF-4F26-8181-CCB8F6D55B7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31</Pages>
  <Words>14061</Words>
  <Characters>80149</Characters>
  <Application>Microsoft Office Word</Application>
  <DocSecurity>0</DocSecurity>
  <Lines>667</Lines>
  <Paragraphs>188</Paragraphs>
  <ScaleCrop>false</ScaleCrop>
  <HeadingPairs>
    <vt:vector size="2" baseType="variant">
      <vt:variant>
        <vt:lpstr>Název</vt:lpstr>
      </vt:variant>
      <vt:variant>
        <vt:i4>1</vt:i4>
      </vt:variant>
    </vt:vector>
  </HeadingPairs>
  <TitlesOfParts>
    <vt:vector size="1" baseType="lpstr">
      <vt:lpstr>XII. ÚPLNÉ ZNĚNÍ STUDIJNÍHO  A  ZKUŠEBNÍHO  ŘÁDU PRO STUDENTY ČESKÉHO VYSOKÉHO UČENÍ TECHNICKÉHO V PRAZE</vt:lpstr>
    </vt:vector>
  </TitlesOfParts>
  <Company/>
  <LinksUpToDate>false</LinksUpToDate>
  <CharactersWithSpaces>94022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XII. ÚPLNÉ ZNĚNÍ STUDIJNÍHO  A  ZKUŠEBNÍHO  ŘÁDU PRO STUDENTY ČESKÉHO VYSOKÉHO UČENÍ TECHNICKÉHO V PRAZE</dc:title>
  <dc:subject/>
  <dc:creator>Kochova, Terezie</dc:creator>
  <cp:keywords/>
  <dc:description/>
  <cp:lastModifiedBy>Zeman, Jan</cp:lastModifiedBy>
  <cp:revision>34</cp:revision>
  <cp:lastPrinted>2026-01-10T00:02:00Z</cp:lastPrinted>
  <dcterms:created xsi:type="dcterms:W3CDTF">2026-02-11T08:58:00Z</dcterms:created>
  <dcterms:modified xsi:type="dcterms:W3CDTF">2026-02-22T21:33:00Z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0x010100369C5332BD449A4A950BD2323364EA98</vt:lpwstr>
  </property>
  <property fmtid="{D5CDD505-2E9C-101B-9397-08002B2CF9AE}" pid="3" name="_dlc_DocIdItemGuid">
    <vt:lpwstr>a738e7d6-a9a5-462c-af25-a3f444e4352b</vt:lpwstr>
  </property>
</Properties>
</file>